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7BAFC" w14:textId="77777777" w:rsidR="00E024D6" w:rsidRDefault="00E024D6" w:rsidP="00CB7E61">
      <w:pPr>
        <w:spacing w:line="282" w:lineRule="auto"/>
      </w:pPr>
    </w:p>
    <w:p w14:paraId="28FD2F8A" w14:textId="77777777" w:rsidR="00E024D6" w:rsidRDefault="00E024D6" w:rsidP="00CB7E61">
      <w:pPr>
        <w:jc w:val="center"/>
      </w:pPr>
      <w:bookmarkStart w:id="0" w:name="_Hlk21791465"/>
      <w:bookmarkEnd w:id="0"/>
      <w:r>
        <w:rPr>
          <w:noProof/>
          <w:lang w:eastAsia="ru-RU" w:bidi="ar-SA"/>
        </w:rPr>
        <w:drawing>
          <wp:inline distT="0" distB="0" distL="0" distR="0" wp14:anchorId="02E75F0E" wp14:editId="013653FD">
            <wp:extent cx="1066800" cy="10668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7A62" w14:textId="30A0C053" w:rsidR="00E024D6" w:rsidRDefault="00E024D6" w:rsidP="00A025A0">
      <w:pPr>
        <w:spacing w:after="64"/>
        <w:jc w:val="center"/>
      </w:pPr>
      <w:r>
        <w:rPr>
          <w:rFonts w:ascii="Times New Roman" w:eastAsia="Times New Roman" w:hAnsi="Times New Roman" w:cs="Times New Roman"/>
          <w:sz w:val="20"/>
        </w:rPr>
        <w:t>МИНИСТЕРСТВО НАУКИ И ВЫСШЕГО ОБРАЗОВАНИЯ РОССИЙСКОЙ ФЕДЕРАЦИИ</w:t>
      </w:r>
    </w:p>
    <w:p w14:paraId="1704AC63" w14:textId="21FEECD9" w:rsidR="00E024D6" w:rsidRDefault="00E024D6" w:rsidP="00A025A0">
      <w:pPr>
        <w:spacing w:after="5" w:line="269" w:lineRule="auto"/>
        <w:jc w:val="center"/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295620F1" w14:textId="4BD0F941" w:rsidR="00E024D6" w:rsidRDefault="00E024D6" w:rsidP="00A025A0">
      <w:pPr>
        <w:spacing w:after="356"/>
        <w:jc w:val="center"/>
      </w:pPr>
      <w:r>
        <w:rPr>
          <w:rFonts w:ascii="Times New Roman" w:eastAsia="Times New Roman" w:hAnsi="Times New Roman" w:cs="Times New Roman"/>
          <w:b/>
        </w:rPr>
        <w:t>"МИРЭА - Российский технологический университет"</w:t>
      </w:r>
    </w:p>
    <w:p w14:paraId="683A8242" w14:textId="77777777" w:rsidR="00E024D6" w:rsidRDefault="00E024D6" w:rsidP="00CB7E61">
      <w:pPr>
        <w:pStyle w:val="Heading1"/>
        <w:ind w:left="0"/>
      </w:pPr>
      <w:r>
        <w:t xml:space="preserve">РТУ МИРЭА </w:t>
      </w:r>
    </w:p>
    <w:p w14:paraId="27A40D79" w14:textId="77777777" w:rsidR="00E024D6" w:rsidRDefault="00E024D6" w:rsidP="00CB7E61">
      <w:pPr>
        <w:spacing w:after="151"/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C40B15C" wp14:editId="78E0D37B">
                <wp:extent cx="5600700" cy="39370"/>
                <wp:effectExtent l="8890" t="3810" r="635" b="444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0" y="0"/>
                          <a:chExt cx="56007" cy="393"/>
                        </a:xfrm>
                      </wpg:grpSpPr>
                      <wps:wsp>
                        <wps:cNvPr id="2" name="Shape 166"/>
                        <wps:cNvSpPr>
                          <a:spLocks/>
                        </wps:cNvSpPr>
                        <wps:spPr bwMode="auto">
                          <a:xfrm>
                            <a:off x="0" y="254"/>
                            <a:ext cx="56007" cy="139"/>
                          </a:xfrm>
                          <a:custGeom>
                            <a:avLst/>
                            <a:gdLst>
                              <a:gd name="T0" fmla="*/ 5600700 w 5600700"/>
                              <a:gd name="T1" fmla="*/ 0 h 13970"/>
                              <a:gd name="T2" fmla="*/ 5600700 w 5600700"/>
                              <a:gd name="T3" fmla="*/ 12700 h 13970"/>
                              <a:gd name="T4" fmla="*/ 0 w 5600700"/>
                              <a:gd name="T5" fmla="*/ 13970 h 13970"/>
                              <a:gd name="T6" fmla="*/ 0 w 5600700"/>
                              <a:gd name="T7" fmla="*/ 1270 h 13970"/>
                              <a:gd name="T8" fmla="*/ 5600700 w 5600700"/>
                              <a:gd name="T9" fmla="*/ 0 h 13970"/>
                              <a:gd name="T10" fmla="*/ 0 w 5600700"/>
                              <a:gd name="T11" fmla="*/ 0 h 13970"/>
                              <a:gd name="T12" fmla="*/ 5600700 w 5600700"/>
                              <a:gd name="T13" fmla="*/ 13970 h 13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1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007" cy="139"/>
                          </a:xfrm>
                          <a:custGeom>
                            <a:avLst/>
                            <a:gdLst>
                              <a:gd name="T0" fmla="*/ 5600700 w 5600700"/>
                              <a:gd name="T1" fmla="*/ 0 h 13970"/>
                              <a:gd name="T2" fmla="*/ 5600700 w 5600700"/>
                              <a:gd name="T3" fmla="*/ 12700 h 13970"/>
                              <a:gd name="T4" fmla="*/ 0 w 5600700"/>
                              <a:gd name="T5" fmla="*/ 13970 h 13970"/>
                              <a:gd name="T6" fmla="*/ 0 w 5600700"/>
                              <a:gd name="T7" fmla="*/ 1270 h 13970"/>
                              <a:gd name="T8" fmla="*/ 5600700 w 5600700"/>
                              <a:gd name="T9" fmla="*/ 0 h 13970"/>
                              <a:gd name="T10" fmla="*/ 0 w 5600700"/>
                              <a:gd name="T11" fmla="*/ 0 h 13970"/>
                              <a:gd name="T12" fmla="*/ 5600700 w 5600700"/>
                              <a:gd name="T13" fmla="*/ 13970 h 13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92A4B" id="Группа 1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">
                <v:shape id="Shape 166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" path="m5600700,r,12700l,13970,,1270,5600700,xe" fillcolor="black" stroked="f" strokeweight="0">
                  <v:stroke miterlimit="83231f" joinstyle="miter"/>
                  <v:path arrowok="t" o:connecttype="custom" o:connectlocs="56007,0;56007,126;0,139;0,13;56007,0" o:connectangles="0,0,0,0,0" textboxrect="0,0,5600700,13970"/>
                </v:shape>
                <v:shape id="Shape 167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" path="m5600700,r,12700l,13970,,1270,5600700,xe" fillcolor="black" stroked="f" strokeweight="0">
                  <v:stroke miterlimit="83231f" joinstyle="miter"/>
                  <v:path arrowok="t" o:connecttype="custom" o:connectlocs="56007,0;56007,126;0,139;0,13;56007,0" o:connectangles="0,0,0,0,0" textboxrect="0,0,5600700,13970"/>
                </v:shape>
                <w10:anchorlock/>
              </v:group>
            </w:pict>
          </mc:Fallback>
        </mc:AlternateContent>
      </w:r>
    </w:p>
    <w:p w14:paraId="5BA59939" w14:textId="77777777" w:rsidR="00E024D6" w:rsidRDefault="00E024D6" w:rsidP="00CB7E61">
      <w:pPr>
        <w:spacing w:after="20"/>
        <w:jc w:val="right"/>
      </w:pPr>
    </w:p>
    <w:p w14:paraId="7AF3F75F" w14:textId="77777777" w:rsidR="00E024D6" w:rsidRDefault="00E024D6" w:rsidP="00CB7E61">
      <w:pPr>
        <w:spacing w:after="5" w:line="269" w:lineRule="auto"/>
        <w:jc w:val="center"/>
      </w:pPr>
      <w:r>
        <w:rPr>
          <w:rFonts w:ascii="Times New Roman" w:eastAsia="Times New Roman" w:hAnsi="Times New Roman" w:cs="Times New Roman"/>
        </w:rPr>
        <w:t xml:space="preserve">Институт информационных технологий (ИТ) </w:t>
      </w:r>
    </w:p>
    <w:p w14:paraId="7C65E547" w14:textId="56C09BDA" w:rsidR="00E024D6" w:rsidRPr="00264F05" w:rsidRDefault="00E024D6" w:rsidP="00CB7E61">
      <w:pPr>
        <w:spacing w:after="67" w:line="269" w:lineRule="auto"/>
        <w:jc w:val="center"/>
      </w:pPr>
      <w:r>
        <w:rPr>
          <w:rFonts w:ascii="Times New Roman" w:eastAsia="Times New Roman" w:hAnsi="Times New Roman" w:cs="Times New Roman"/>
        </w:rPr>
        <w:t>Кафедра практической и прикладной информатики</w:t>
      </w:r>
      <w:r w:rsidRPr="00D15F26">
        <w:rPr>
          <w:rFonts w:ascii="Times New Roman" w:eastAsia="Times New Roman" w:hAnsi="Times New Roman" w:cs="Times New Roman"/>
        </w:rPr>
        <w:t xml:space="preserve"> </w:t>
      </w:r>
      <w:r w:rsidR="00264F05" w:rsidRPr="00264F05">
        <w:rPr>
          <w:rFonts w:ascii="Times New Roman" w:eastAsia="Times New Roman" w:hAnsi="Times New Roman" w:cs="Times New Roman"/>
        </w:rPr>
        <w:t>(</w:t>
      </w:r>
      <w:r w:rsidR="00264F05">
        <w:rPr>
          <w:rFonts w:ascii="Times New Roman" w:eastAsia="Times New Roman" w:hAnsi="Times New Roman" w:cs="Times New Roman"/>
        </w:rPr>
        <w:t>ППИ)</w:t>
      </w:r>
    </w:p>
    <w:p w14:paraId="6C19D90A" w14:textId="77777777" w:rsidR="00E024D6" w:rsidRDefault="00E024D6" w:rsidP="00CB7E61">
      <w:pPr>
        <w:jc w:val="center"/>
      </w:pPr>
    </w:p>
    <w:p w14:paraId="36A84567" w14:textId="77777777" w:rsidR="00E024D6" w:rsidRDefault="00E024D6" w:rsidP="00CB7E61">
      <w:pPr>
        <w:jc w:val="center"/>
      </w:pPr>
    </w:p>
    <w:p w14:paraId="707B4221" w14:textId="77777777" w:rsidR="00E024D6" w:rsidRDefault="00E024D6" w:rsidP="00CB7E61">
      <w:pPr>
        <w:jc w:val="center"/>
      </w:pPr>
    </w:p>
    <w:p w14:paraId="43A4D14B" w14:textId="6AC5EDFC" w:rsidR="00E024D6" w:rsidRPr="006D69BF" w:rsidRDefault="00E024D6" w:rsidP="00CB7E61">
      <w:pPr>
        <w:spacing w:after="2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ПО ПРАКТИЧЕСКОЙ РАБОТЕ №</w:t>
      </w:r>
      <w:r w:rsidR="00EB2EB6" w:rsidRPr="006D69BF">
        <w:rPr>
          <w:rFonts w:ascii="Times New Roman" w:eastAsia="Times New Roman" w:hAnsi="Times New Roman" w:cs="Times New Roman"/>
          <w:b/>
          <w:sz w:val="28"/>
        </w:rPr>
        <w:t>4</w:t>
      </w:r>
    </w:p>
    <w:p w14:paraId="24FDF3E7" w14:textId="77777777" w:rsidR="00E024D6" w:rsidRDefault="00E024D6" w:rsidP="00CB7E61">
      <w:pPr>
        <w:pStyle w:val="Standard"/>
        <w:spacing w:line="0" w:lineRule="atLeast"/>
        <w:ind w:right="20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3D82AD99" w14:textId="77777777" w:rsidR="00E024D6" w:rsidRDefault="00E024D6" w:rsidP="00CB7E61">
      <w:pPr>
        <w:pStyle w:val="Standard"/>
        <w:spacing w:line="0" w:lineRule="atLeast"/>
        <w:ind w:right="20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>Анализ и концептуальное моделирование систем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594AA7C3" w14:textId="77777777" w:rsidR="00E024D6" w:rsidRDefault="00E024D6" w:rsidP="00CB7E61">
      <w:pPr>
        <w:pStyle w:val="Standard"/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012D43C" w14:textId="77777777" w:rsidR="00E024D6" w:rsidRDefault="00E024D6" w:rsidP="00CB7E61"/>
    <w:tbl>
      <w:tblPr>
        <w:tblStyle w:val="TableGrid0"/>
        <w:tblW w:w="9315" w:type="dxa"/>
        <w:tblInd w:w="0" w:type="dxa"/>
        <w:tblLook w:val="04A0" w:firstRow="1" w:lastRow="0" w:firstColumn="1" w:lastColumn="0" w:noHBand="0" w:noVBand="1"/>
      </w:tblPr>
      <w:tblGrid>
        <w:gridCol w:w="4678"/>
        <w:gridCol w:w="1984"/>
        <w:gridCol w:w="617"/>
        <w:gridCol w:w="2036"/>
      </w:tblGrid>
      <w:tr w:rsidR="00E024D6" w:rsidRPr="00D46A68" w14:paraId="47FBE342" w14:textId="77777777" w:rsidTr="00041148">
        <w:trPr>
          <w:trHeight w:val="1053"/>
        </w:trPr>
        <w:tc>
          <w:tcPr>
            <w:tcW w:w="66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64C6F6" w14:textId="77777777" w:rsidR="00E024D6" w:rsidRPr="00D46A68" w:rsidRDefault="00E024D6" w:rsidP="00CB7E61">
            <w:pPr>
              <w:jc w:val="center"/>
            </w:pPr>
          </w:p>
          <w:p w14:paraId="6E317194" w14:textId="77777777" w:rsidR="00E024D6" w:rsidRPr="00D46A68" w:rsidRDefault="00E024D6" w:rsidP="00CB7E61">
            <w:pPr>
              <w:spacing w:after="5"/>
              <w:jc w:val="center"/>
            </w:pPr>
          </w:p>
          <w:p w14:paraId="79DF2D07" w14:textId="457F7CA0" w:rsidR="00E024D6" w:rsidRPr="00D46A68" w:rsidRDefault="003F3CD8" w:rsidP="00CB7E61">
            <w:r>
              <w:rPr>
                <w:rFonts w:ascii="Times New Roman" w:eastAsia="Times New Roman" w:hAnsi="Times New Roman" w:cs="Times New Roman"/>
              </w:rPr>
              <w:t xml:space="preserve">Выполнил студент группы </w:t>
            </w:r>
            <w:r w:rsidR="00C50EB9">
              <w:rPr>
                <w:rFonts w:ascii="Times New Roman" w:eastAsia="Times New Roman" w:hAnsi="Times New Roman" w:cs="Times New Roman"/>
              </w:rPr>
              <w:t>ИКБО-66-23</w:t>
            </w:r>
            <w:r w:rsidR="00E024D6" w:rsidRPr="00D46A68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1CF65E6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0C84E1E1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60DA267E" w14:textId="77777777" w:rsidR="00E024D6" w:rsidRPr="00D46A68" w:rsidRDefault="00E024D6" w:rsidP="00CB7E61">
            <w:pPr>
              <w:rPr>
                <w:rFonts w:ascii="Times New Roman" w:hAnsi="Times New Roman" w:cs="Times New Roman"/>
              </w:rPr>
            </w:pPr>
          </w:p>
          <w:p w14:paraId="2C03919F" w14:textId="77777777" w:rsidR="00E024D6" w:rsidRPr="00D46A68" w:rsidRDefault="00E024D6" w:rsidP="00CB7E61">
            <w:pPr>
              <w:spacing w:after="19"/>
              <w:rPr>
                <w:rFonts w:ascii="Times New Roman" w:hAnsi="Times New Roman" w:cs="Times New Roman"/>
              </w:rPr>
            </w:pPr>
          </w:p>
          <w:p w14:paraId="1FF653DC" w14:textId="506C6865" w:rsidR="00E024D6" w:rsidRPr="00C50EB9" w:rsidRDefault="00C50EB9" w:rsidP="00C50EB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</w:rPr>
              <w:t>Ковалев 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Э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E024D6" w:rsidRPr="00D46A68" w14:paraId="469E2B61" w14:textId="77777777" w:rsidTr="00041148">
        <w:trPr>
          <w:trHeight w:val="1518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254A27A1" w14:textId="77777777" w:rsidR="00E024D6" w:rsidRPr="00D46A68" w:rsidRDefault="00E024D6" w:rsidP="00CB7E61">
            <w:pPr>
              <w:spacing w:after="100"/>
            </w:pPr>
          </w:p>
          <w:p w14:paraId="28DF1E5C" w14:textId="5294D73F" w:rsidR="00E024D6" w:rsidRPr="00D46A68" w:rsidRDefault="00E024D6" w:rsidP="00CB7E61">
            <w:r w:rsidRPr="00D46A68">
              <w:rPr>
                <w:rFonts w:ascii="Times New Roman" w:eastAsia="Times New Roman" w:hAnsi="Times New Roman" w:cs="Times New Roman"/>
              </w:rPr>
              <w:t xml:space="preserve">Принял </w:t>
            </w:r>
            <w:r w:rsidR="003F3CD8">
              <w:rPr>
                <w:rFonts w:ascii="Times New Roman" w:eastAsia="Times New Roman" w:hAnsi="Times New Roman" w:cs="Times New Roman"/>
              </w:rPr>
              <w:t>старший преподаватель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9C8538" w14:textId="77777777" w:rsidR="00E024D6" w:rsidRPr="00D46A68" w:rsidRDefault="00E024D6" w:rsidP="00CB7E61"/>
          <w:p w14:paraId="19AF67FF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79357361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129856F6" w14:textId="77777777" w:rsidR="00E024D6" w:rsidRPr="00D46A68" w:rsidRDefault="00E024D6" w:rsidP="00CB7E61">
            <w:pPr>
              <w:jc w:val="right"/>
              <w:rPr>
                <w:color w:val="000000" w:themeColor="text1"/>
              </w:rPr>
            </w:pPr>
          </w:p>
          <w:p w14:paraId="794CE59E" w14:textId="77777777" w:rsidR="00E024D6" w:rsidRPr="00D46A68" w:rsidRDefault="00E024D6" w:rsidP="00CB7E61">
            <w:pPr>
              <w:rPr>
                <w:color w:val="000000" w:themeColor="text1"/>
              </w:rPr>
            </w:pPr>
          </w:p>
          <w:p w14:paraId="1611DED4" w14:textId="5F5B4FF4" w:rsidR="00E024D6" w:rsidRPr="00D46A68" w:rsidRDefault="00943391" w:rsidP="00CB7E61">
            <w:pPr>
              <w:rPr>
                <w:color w:val="000000" w:themeColor="text1"/>
              </w:rPr>
            </w:pPr>
            <w:r w:rsidRPr="00D46A6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   </w:t>
            </w:r>
            <w:r w:rsidR="00E024D6" w:rsidRPr="00D46A68">
              <w:rPr>
                <w:rFonts w:ascii="Times New Roman" w:hAnsi="Times New Roman" w:cs="Times New Roman"/>
                <w:color w:val="000000" w:themeColor="text1"/>
              </w:rPr>
              <w:t>Свищёв А</w:t>
            </w:r>
            <w:r w:rsidR="00E024D6" w:rsidRPr="00D46A68">
              <w:rPr>
                <w:color w:val="000000" w:themeColor="text1"/>
              </w:rPr>
              <w:t>.В.</w:t>
            </w:r>
          </w:p>
        </w:tc>
      </w:tr>
      <w:tr w:rsidR="00E024D6" w:rsidRPr="00D46A68" w14:paraId="387BAB90" w14:textId="77777777" w:rsidTr="00041148">
        <w:trPr>
          <w:trHeight w:val="461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30334" w14:textId="03293EB0" w:rsidR="00E024D6" w:rsidRPr="00D46A68" w:rsidRDefault="00E024D6" w:rsidP="00CB7E61"/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EA8FF" w14:textId="14DD26E1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003626F1" w14:textId="77777777" w:rsidR="00E024D6" w:rsidRPr="00D46A68" w:rsidRDefault="00E024D6" w:rsidP="00CB7E61">
            <w:pPr>
              <w:jc w:val="center"/>
            </w:pP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809908" w14:textId="77777777" w:rsidR="00E024D6" w:rsidRPr="00D46A68" w:rsidRDefault="00E024D6" w:rsidP="00CB7E61"/>
        </w:tc>
      </w:tr>
      <w:tr w:rsidR="00E024D6" w:rsidRPr="00D46A68" w14:paraId="6660BA6B" w14:textId="77777777" w:rsidTr="00041148">
        <w:trPr>
          <w:trHeight w:val="230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B718B80" w14:textId="77777777" w:rsidR="00E024D6" w:rsidRPr="00D46A68" w:rsidRDefault="00E024D6" w:rsidP="00CB7E61"/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4E01A5AF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303E11E7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584190E6" w14:textId="77777777" w:rsidR="00E024D6" w:rsidRPr="00D46A68" w:rsidRDefault="00E024D6" w:rsidP="00CB7E61"/>
        </w:tc>
      </w:tr>
      <w:tr w:rsidR="00E024D6" w:rsidRPr="00D46A68" w14:paraId="4BFCE1C7" w14:textId="77777777" w:rsidTr="00041148">
        <w:trPr>
          <w:trHeight w:val="225"/>
        </w:trPr>
        <w:tc>
          <w:tcPr>
            <w:tcW w:w="467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F6EE4B" w14:textId="77777777" w:rsidR="00E024D6" w:rsidRPr="00D46A68" w:rsidRDefault="00E024D6" w:rsidP="00CB7E61"/>
        </w:tc>
        <w:tc>
          <w:tcPr>
            <w:tcW w:w="198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53CB213" w14:textId="77777777" w:rsidR="00E024D6" w:rsidRDefault="00E024D6" w:rsidP="00CB7E61"/>
          <w:p w14:paraId="6193B194" w14:textId="77777777" w:rsidR="003F3CD8" w:rsidRDefault="003F3CD8" w:rsidP="00CB7E61"/>
          <w:p w14:paraId="60736581" w14:textId="77777777" w:rsidR="003F3CD8" w:rsidRDefault="003F3CD8" w:rsidP="00CB7E61"/>
          <w:p w14:paraId="05813AED" w14:textId="77777777" w:rsidR="003F3CD8" w:rsidRDefault="003F3CD8" w:rsidP="00CB7E61"/>
          <w:p w14:paraId="249D9821" w14:textId="77777777" w:rsidR="003F3CD8" w:rsidRDefault="003F3CD8" w:rsidP="00CB7E61"/>
          <w:p w14:paraId="103EECCD" w14:textId="77777777" w:rsidR="003F3CD8" w:rsidRDefault="003F3CD8" w:rsidP="00CB7E61"/>
          <w:p w14:paraId="37D80BCB" w14:textId="77777777" w:rsidR="003F3CD8" w:rsidRDefault="003F3CD8" w:rsidP="00CB7E61"/>
          <w:p w14:paraId="7091A5ED" w14:textId="77777777" w:rsidR="003F3CD8" w:rsidRDefault="003F3CD8" w:rsidP="00CB7E61"/>
          <w:p w14:paraId="18F08EB3" w14:textId="6797B310" w:rsidR="003F3CD8" w:rsidRPr="00D46A68" w:rsidRDefault="003F3CD8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5F9F3202" w14:textId="77777777" w:rsidR="00E024D6" w:rsidRPr="00D46A68" w:rsidRDefault="00E024D6" w:rsidP="00CB7E61">
            <w:pPr>
              <w:jc w:val="center"/>
            </w:pP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794E4D6A" w14:textId="77777777" w:rsidR="00E024D6" w:rsidRPr="00D46A68" w:rsidRDefault="00E024D6" w:rsidP="00CB7E61"/>
        </w:tc>
      </w:tr>
      <w:tr w:rsidR="00E024D6" w:rsidRPr="00D46A68" w14:paraId="60CE0D2C" w14:textId="77777777" w:rsidTr="00041148">
        <w:trPr>
          <w:trHeight w:val="1010"/>
        </w:trPr>
        <w:tc>
          <w:tcPr>
            <w:tcW w:w="467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6E7C50" w14:textId="77777777" w:rsidR="00E024D6" w:rsidRPr="00D46A68" w:rsidRDefault="00E024D6" w:rsidP="00CB7E61"/>
        </w:tc>
        <w:tc>
          <w:tcPr>
            <w:tcW w:w="198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3EDEB" w14:textId="77777777" w:rsidR="00E024D6" w:rsidRPr="00D46A68" w:rsidRDefault="00E024D6" w:rsidP="00CB7E61"/>
        </w:tc>
        <w:tc>
          <w:tcPr>
            <w:tcW w:w="26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EB1695" w14:textId="77777777" w:rsidR="00E024D6" w:rsidRPr="00D46A68" w:rsidRDefault="00E024D6" w:rsidP="00CB7E61">
            <w:pPr>
              <w:jc w:val="right"/>
            </w:pPr>
          </w:p>
        </w:tc>
      </w:tr>
    </w:tbl>
    <w:p w14:paraId="5BDC2FEB" w14:textId="77777777" w:rsidR="00E024D6" w:rsidRPr="00D46A68" w:rsidRDefault="00E024D6" w:rsidP="00CB7E61">
      <w:pPr>
        <w:jc w:val="center"/>
      </w:pPr>
    </w:p>
    <w:p w14:paraId="29272988" w14:textId="77777777" w:rsidR="00E024D6" w:rsidRPr="00D46A68" w:rsidRDefault="00E024D6" w:rsidP="00CB7E61">
      <w:pPr>
        <w:jc w:val="center"/>
      </w:pPr>
    </w:p>
    <w:p w14:paraId="15C7F313" w14:textId="765B8DF5" w:rsidR="002C4014" w:rsidRPr="00264F05" w:rsidRDefault="00E024D6" w:rsidP="00264F05">
      <w:pPr>
        <w:spacing w:after="17"/>
        <w:jc w:val="center"/>
        <w:rPr>
          <w:rFonts w:ascii="Times New Roman" w:eastAsia="Times New Roman" w:hAnsi="Times New Roman" w:cs="Times New Roman"/>
        </w:rPr>
      </w:pPr>
      <w:r w:rsidRPr="00D46A68">
        <w:rPr>
          <w:rFonts w:ascii="Times New Roman" w:eastAsia="Times New Roman" w:hAnsi="Times New Roman" w:cs="Times New Roman"/>
          <w:noProof/>
          <w:lang w:eastAsia="ru-RU" w:bidi="ar-SA"/>
        </w:rPr>
        <mc:AlternateContent>
          <mc:Choice Requires="wpi">
            <w:drawing>
              <wp:anchor distT="18000" distB="17865" distL="132300" distR="132500" simplePos="0" relativeHeight="251659264" behindDoc="0" locked="0" layoutInCell="1" allowOverlap="1" wp14:anchorId="641E042A" wp14:editId="6E92A5D5">
                <wp:simplePos x="0" y="0"/>
                <wp:positionH relativeFrom="column">
                  <wp:posOffset>2787235</wp:posOffset>
                </wp:positionH>
                <wp:positionV relativeFrom="paragraph">
                  <wp:posOffset>191990</wp:posOffset>
                </wp:positionV>
                <wp:extent cx="568960" cy="302260"/>
                <wp:effectExtent l="57150" t="57150" r="0" b="78740"/>
                <wp:wrapNone/>
                <wp:docPr id="22" name="Рукописный ввод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568960" cy="302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15C4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218.05pt;margin-top:13.7pt;width:47.6pt;height:26.6pt;z-index:251659264;visibility:visible;mso-wrap-style:square;mso-width-percent:0;mso-height-percent:0;mso-wrap-distance-left:3.675mm;mso-wrap-distance-top:.5mm;mso-wrap-distance-right:3.68056mm;mso-wrap-distance-bottom:.4962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">
                <v:imagedata r:id="rId8" o:title=""/>
              </v:shape>
            </w:pict>
          </mc:Fallback>
        </mc:AlternateContent>
      </w:r>
      <w:r w:rsidR="00BB0B68">
        <w:rPr>
          <w:rFonts w:ascii="Times New Roman" w:eastAsia="Times New Roman" w:hAnsi="Times New Roman" w:cs="Times New Roman"/>
        </w:rPr>
        <w:t>Москва 2025</w:t>
      </w:r>
    </w:p>
    <w:p w14:paraId="442A5F32" w14:textId="03471527" w:rsidR="002C4014" w:rsidRPr="002C4014" w:rsidRDefault="002C4014" w:rsidP="003728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401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 </w:t>
      </w:r>
      <w:r w:rsidR="00EB2EB6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2C401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3CA6EB7" w14:textId="4076B59D" w:rsidR="00EB2EB6" w:rsidRPr="00EB2EB6" w:rsidRDefault="00EB2EB6" w:rsidP="00EB2E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2EB6">
        <w:rPr>
          <w:rFonts w:ascii="Times New Roman" w:hAnsi="Times New Roman" w:cs="Times New Roman"/>
          <w:b/>
          <w:bCs/>
          <w:sz w:val="28"/>
          <w:szCs w:val="28"/>
        </w:rPr>
        <w:t>Построение UML – модели системы. Диаграмма последовательности.</w:t>
      </w:r>
    </w:p>
    <w:p w14:paraId="35564780" w14:textId="77777777" w:rsidR="002D6B5B" w:rsidRPr="002D6B5B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2D6B5B">
        <w:rPr>
          <w:rFonts w:ascii="Times New Roman" w:hAnsi="Times New Roman" w:cs="Times New Roman"/>
          <w:sz w:val="28"/>
          <w:szCs w:val="28"/>
        </w:rPr>
        <w:t xml:space="preserve"> изучить структуру модели анализа, правила построения диаграмм последовательности, кооперации. </w:t>
      </w:r>
    </w:p>
    <w:p w14:paraId="4299E7D7" w14:textId="77777777" w:rsidR="002D6B5B" w:rsidRPr="002D6B5B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2D6B5B">
        <w:rPr>
          <w:rFonts w:ascii="Times New Roman" w:hAnsi="Times New Roman" w:cs="Times New Roman"/>
          <w:sz w:val="28"/>
          <w:szCs w:val="28"/>
        </w:rPr>
        <w:t xml:space="preserve"> научиться отображать взаимодействие объектов в динамике. </w:t>
      </w:r>
    </w:p>
    <w:p w14:paraId="6C35DB94" w14:textId="77777777" w:rsidR="002D6B5B" w:rsidRPr="006D69BF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6D69B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6D69BF">
        <w:rPr>
          <w:rFonts w:ascii="Times New Roman" w:hAnsi="Times New Roman" w:cs="Times New Roman"/>
          <w:sz w:val="28"/>
          <w:szCs w:val="28"/>
          <w:lang w:val="en-US"/>
        </w:rPr>
        <w:t xml:space="preserve"> Visual Paradigm, Draw.io, Rational Rose.</w:t>
      </w:r>
    </w:p>
    <w:p w14:paraId="6D9206C5" w14:textId="255FEDE3" w:rsidR="00372817" w:rsidRDefault="00BE1DF0" w:rsidP="00C278F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0F4F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43554BD0" w14:textId="3038C5CF" w:rsidR="00797883" w:rsidRDefault="00063A81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286">
        <w:rPr>
          <w:rFonts w:ascii="Times New Roman" w:hAnsi="Times New Roman" w:cs="Times New Roman"/>
          <w:sz w:val="28"/>
          <w:szCs w:val="28"/>
        </w:rPr>
        <w:t xml:space="preserve">Построить диаграмму последовательности по описанию приведенного варианта использования: </w:t>
      </w:r>
      <w:r w:rsidR="00310D59" w:rsidRPr="001A4975">
        <w:rPr>
          <w:rFonts w:ascii="Times New Roman" w:hAnsi="Times New Roman" w:cs="Times New Roman"/>
          <w:sz w:val="28"/>
          <w:szCs w:val="28"/>
        </w:rPr>
        <w:t>“</w:t>
      </w:r>
      <w:r w:rsidR="00310D59">
        <w:rPr>
          <w:rFonts w:ascii="Times New Roman" w:hAnsi="Times New Roman" w:cs="Times New Roman"/>
          <w:sz w:val="28"/>
          <w:szCs w:val="28"/>
        </w:rPr>
        <w:t>Клиент бара хочет заказать позицию из бара</w:t>
      </w:r>
      <w:r w:rsidR="00310D59" w:rsidRPr="00310D59">
        <w:rPr>
          <w:rFonts w:ascii="Times New Roman" w:hAnsi="Times New Roman" w:cs="Times New Roman"/>
          <w:sz w:val="28"/>
          <w:szCs w:val="28"/>
        </w:rPr>
        <w:t>”</w:t>
      </w:r>
      <w:r w:rsidRPr="00F36286">
        <w:rPr>
          <w:rFonts w:ascii="Times New Roman" w:hAnsi="Times New Roman" w:cs="Times New Roman"/>
          <w:sz w:val="28"/>
          <w:szCs w:val="28"/>
        </w:rPr>
        <w:t xml:space="preserve">. </w:t>
      </w:r>
      <w:r w:rsidR="00267BAC">
        <w:rPr>
          <w:rFonts w:ascii="Times New Roman" w:hAnsi="Times New Roman" w:cs="Times New Roman"/>
          <w:sz w:val="28"/>
          <w:szCs w:val="28"/>
        </w:rPr>
        <w:t>Клиент делает заказ официанту</w:t>
      </w:r>
      <w:r w:rsidR="00267BAC" w:rsidRPr="00267BAC">
        <w:rPr>
          <w:rFonts w:ascii="Times New Roman" w:hAnsi="Times New Roman" w:cs="Times New Roman"/>
          <w:sz w:val="28"/>
          <w:szCs w:val="28"/>
        </w:rPr>
        <w:t>(</w:t>
      </w:r>
      <w:r w:rsidR="00267BAC">
        <w:rPr>
          <w:rFonts w:ascii="Times New Roman" w:hAnsi="Times New Roman" w:cs="Times New Roman"/>
          <w:sz w:val="28"/>
          <w:szCs w:val="28"/>
        </w:rPr>
        <w:t>сделать заказ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), </w:t>
      </w:r>
      <w:r w:rsidR="00267BAC">
        <w:rPr>
          <w:rFonts w:ascii="Times New Roman" w:hAnsi="Times New Roman" w:cs="Times New Roman"/>
          <w:sz w:val="28"/>
          <w:szCs w:val="28"/>
        </w:rPr>
        <w:t>официант вводит заказ в систему управления заказами(ввод в систему заказов())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. </w:t>
      </w:r>
      <w:r w:rsidR="00267BAC">
        <w:rPr>
          <w:rFonts w:ascii="Times New Roman" w:hAnsi="Times New Roman" w:cs="Times New Roman"/>
          <w:sz w:val="28"/>
          <w:szCs w:val="28"/>
        </w:rPr>
        <w:t>Система управления заказами отправляет заказ бармену(отправка заказа)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, </w:t>
      </w:r>
      <w:r w:rsidR="00267BAC">
        <w:rPr>
          <w:rFonts w:ascii="Times New Roman" w:hAnsi="Times New Roman" w:cs="Times New Roman"/>
          <w:sz w:val="28"/>
          <w:szCs w:val="28"/>
        </w:rPr>
        <w:t>бармен уведомляет систему управления заказами о готовности заказа(уведомление о готовности)</w:t>
      </w:r>
      <w:r w:rsidR="00267BAC" w:rsidRPr="00267BAC">
        <w:rPr>
          <w:rFonts w:ascii="Times New Roman" w:hAnsi="Times New Roman" w:cs="Times New Roman"/>
          <w:sz w:val="28"/>
          <w:szCs w:val="28"/>
        </w:rPr>
        <w:t>.</w:t>
      </w:r>
    </w:p>
    <w:p w14:paraId="0D09639B" w14:textId="1ADBA685" w:rsidR="00267BAC" w:rsidRPr="007D00A2" w:rsidRDefault="00267BAC" w:rsidP="00267B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управления заказами уведомляет официанта о статусе заказа(осведомление о статусе)</w:t>
      </w:r>
      <w:r w:rsidRPr="00267B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официант </w:t>
      </w:r>
      <w:r w:rsidR="007D00A2">
        <w:rPr>
          <w:rFonts w:ascii="Times New Roman" w:hAnsi="Times New Roman" w:cs="Times New Roman"/>
          <w:sz w:val="28"/>
          <w:szCs w:val="28"/>
        </w:rPr>
        <w:t>запрашивает сделанный заказ у бармена(запрос о передаче)</w:t>
      </w:r>
      <w:r w:rsidR="007D00A2" w:rsidRPr="007D00A2">
        <w:rPr>
          <w:rFonts w:ascii="Times New Roman" w:hAnsi="Times New Roman" w:cs="Times New Roman"/>
          <w:sz w:val="28"/>
          <w:szCs w:val="28"/>
        </w:rPr>
        <w:t xml:space="preserve">. </w:t>
      </w:r>
      <w:r w:rsidR="007D00A2">
        <w:rPr>
          <w:rFonts w:ascii="Times New Roman" w:hAnsi="Times New Roman" w:cs="Times New Roman"/>
          <w:sz w:val="28"/>
          <w:szCs w:val="28"/>
        </w:rPr>
        <w:t>Официант передает заказ клиенту (передача заказа)</w:t>
      </w:r>
      <w:r w:rsidR="007D00A2" w:rsidRPr="007D00A2">
        <w:rPr>
          <w:rFonts w:ascii="Times New Roman" w:hAnsi="Times New Roman" w:cs="Times New Roman"/>
          <w:sz w:val="28"/>
          <w:szCs w:val="28"/>
        </w:rPr>
        <w:t xml:space="preserve">, </w:t>
      </w:r>
      <w:r w:rsidR="007D00A2">
        <w:rPr>
          <w:rFonts w:ascii="Times New Roman" w:hAnsi="Times New Roman" w:cs="Times New Roman"/>
          <w:sz w:val="28"/>
          <w:szCs w:val="28"/>
        </w:rPr>
        <w:t>клиень получает заказ(вручение заказа)</w:t>
      </w:r>
      <w:r w:rsidR="007D00A2" w:rsidRPr="007D00A2">
        <w:rPr>
          <w:rFonts w:ascii="Times New Roman" w:hAnsi="Times New Roman" w:cs="Times New Roman"/>
          <w:sz w:val="28"/>
          <w:szCs w:val="28"/>
        </w:rPr>
        <w:t>.</w:t>
      </w:r>
    </w:p>
    <w:p w14:paraId="5192EB52" w14:textId="77777777" w:rsidR="00824B02" w:rsidRDefault="00824B02" w:rsidP="00824B02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2DD86CD" w14:textId="736395AA" w:rsidR="00980A1B" w:rsidRPr="00824B02" w:rsidRDefault="00BB612D" w:rsidP="005F0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197AA" wp14:editId="29D9D73E">
            <wp:extent cx="5305425" cy="2771775"/>
            <wp:effectExtent l="0" t="0" r="9525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06A" w14:textId="14361E6D" w:rsidR="00980A1B" w:rsidRPr="003F3CD8" w:rsidRDefault="009819F7" w:rsidP="009819F7">
      <w:pPr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1 - </w:t>
      </w:r>
      <w:r w:rsidR="003F3CD8" w:rsidRP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 xml:space="preserve">иаграмма последовательности по </w:t>
      </w:r>
      <w:r w:rsidR="00562602" w:rsidRPr="003F3CD8">
        <w:rPr>
          <w:rFonts w:ascii="Times New Roman" w:hAnsi="Times New Roman" w:cs="Times New Roman"/>
          <w:b/>
          <w:szCs w:val="28"/>
        </w:rPr>
        <w:t>приведенному</w:t>
      </w:r>
      <w:r w:rsidRPr="003F3CD8">
        <w:rPr>
          <w:rFonts w:ascii="Times New Roman" w:hAnsi="Times New Roman" w:cs="Times New Roman"/>
          <w:b/>
          <w:szCs w:val="28"/>
        </w:rPr>
        <w:t xml:space="preserve"> описанию</w:t>
      </w:r>
    </w:p>
    <w:p w14:paraId="2BCE5D54" w14:textId="77777777" w:rsidR="003C57B3" w:rsidRDefault="003C57B3" w:rsidP="00765013">
      <w:pPr>
        <w:pStyle w:val="ListParagraph"/>
        <w:spacing w:line="360" w:lineRule="auto"/>
        <w:ind w:left="106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595DEF9F" w14:textId="77777777" w:rsidR="003C57B3" w:rsidRPr="005F0766" w:rsidRDefault="003C57B3" w:rsidP="00765013">
      <w:pPr>
        <w:pStyle w:val="ListParagraph"/>
        <w:spacing w:line="360" w:lineRule="auto"/>
        <w:ind w:left="1069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81F5568" w14:textId="26DF2367" w:rsidR="00765013" w:rsidRPr="003F3CD8" w:rsidRDefault="00765013" w:rsidP="003F3CD8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Cs w:val="28"/>
        </w:rPr>
      </w:pPr>
      <w:r w:rsidRPr="003F3CD8">
        <w:rPr>
          <w:rFonts w:ascii="Times New Roman" w:hAnsi="Times New Roman" w:cs="Times New Roman"/>
          <w:i/>
          <w:iCs/>
          <w:szCs w:val="28"/>
        </w:rPr>
        <w:t>Таблица 1 — Взаимодействие элементов диаграммы</w:t>
      </w:r>
    </w:p>
    <w:tbl>
      <w:tblPr>
        <w:tblStyle w:val="TableGrid"/>
        <w:tblW w:w="9580" w:type="dxa"/>
        <w:jc w:val="center"/>
        <w:tblLook w:val="04A0" w:firstRow="1" w:lastRow="0" w:firstColumn="1" w:lastColumn="0" w:noHBand="0" w:noVBand="1"/>
      </w:tblPr>
      <w:tblGrid>
        <w:gridCol w:w="2113"/>
        <w:gridCol w:w="2055"/>
        <w:gridCol w:w="3560"/>
        <w:gridCol w:w="1852"/>
      </w:tblGrid>
      <w:tr w:rsidR="008F50A4" w14:paraId="155219B3" w14:textId="77777777" w:rsidTr="00BA481F">
        <w:trPr>
          <w:jc w:val="center"/>
        </w:trPr>
        <w:tc>
          <w:tcPr>
            <w:tcW w:w="2113" w:type="dxa"/>
          </w:tcPr>
          <w:p w14:paraId="5BBFA93E" w14:textId="59FD080E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Отправитель</w:t>
            </w:r>
          </w:p>
        </w:tc>
        <w:tc>
          <w:tcPr>
            <w:tcW w:w="2055" w:type="dxa"/>
          </w:tcPr>
          <w:p w14:paraId="62CC8624" w14:textId="7FA242A1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Тип сообщения</w:t>
            </w:r>
          </w:p>
        </w:tc>
        <w:tc>
          <w:tcPr>
            <w:tcW w:w="3560" w:type="dxa"/>
          </w:tcPr>
          <w:p w14:paraId="5B42EC04" w14:textId="69574733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Наименование</w:t>
            </w:r>
          </w:p>
        </w:tc>
        <w:tc>
          <w:tcPr>
            <w:tcW w:w="1852" w:type="dxa"/>
          </w:tcPr>
          <w:p w14:paraId="31654699" w14:textId="6A0DBEA5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Получатель</w:t>
            </w:r>
          </w:p>
        </w:tc>
      </w:tr>
      <w:tr w:rsidR="008F50A4" w14:paraId="114E069C" w14:textId="77777777" w:rsidTr="00BA481F">
        <w:trPr>
          <w:jc w:val="center"/>
        </w:trPr>
        <w:tc>
          <w:tcPr>
            <w:tcW w:w="2113" w:type="dxa"/>
          </w:tcPr>
          <w:p w14:paraId="09B0B1C3" w14:textId="0C82ED11" w:rsidR="00E501C9" w:rsidRPr="00BB612D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a</w:t>
            </w:r>
            <w:r w:rsidR="000C590A" w:rsidRPr="003F3CD8">
              <w:rPr>
                <w:rFonts w:ascii="Times New Roman" w:hAnsi="Times New Roman" w:cs="Times New Roman"/>
                <w:szCs w:val="28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Клиент</w:t>
            </w:r>
            <w:proofErr w:type="gramEnd"/>
          </w:p>
        </w:tc>
        <w:tc>
          <w:tcPr>
            <w:tcW w:w="2055" w:type="dxa"/>
          </w:tcPr>
          <w:p w14:paraId="5AA02F20" w14:textId="4469B8BC" w:rsidR="00E501C9" w:rsidRPr="003F3CD8" w:rsidRDefault="007469B9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4E3CBBAF" w14:textId="3D9F8929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Сделать заказ()</w:t>
            </w:r>
          </w:p>
        </w:tc>
        <w:tc>
          <w:tcPr>
            <w:tcW w:w="1852" w:type="dxa"/>
          </w:tcPr>
          <w:p w14:paraId="0AF91958" w14:textId="027B4896" w:rsidR="00E501C9" w:rsidRPr="003F3CD8" w:rsidRDefault="00B05D5C" w:rsidP="00257EC6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</w:t>
            </w:r>
            <w:r w:rsidR="00257EC6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8F50A4" w14:paraId="4489C783" w14:textId="77777777" w:rsidTr="00BA481F">
        <w:trPr>
          <w:jc w:val="center"/>
        </w:trPr>
        <w:tc>
          <w:tcPr>
            <w:tcW w:w="2113" w:type="dxa"/>
          </w:tcPr>
          <w:p w14:paraId="796046A4" w14:textId="15CD5D26" w:rsidR="00E501C9" w:rsidRPr="003F3CD8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</w:t>
            </w:r>
            <w:r w:rsidR="007469B9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7D82F5B7" w14:textId="2378FAA2" w:rsidR="00E501C9" w:rsidRPr="003F3CD8" w:rsidRDefault="007469B9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24195C4D" w14:textId="2A4733D9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Ввод в систему заказов(заказ)</w:t>
            </w:r>
          </w:p>
        </w:tc>
        <w:tc>
          <w:tcPr>
            <w:tcW w:w="1852" w:type="dxa"/>
          </w:tcPr>
          <w:p w14:paraId="7BF6C252" w14:textId="747D405B" w:rsidR="00E501C9" w:rsidRPr="003F3CD8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</w:t>
            </w:r>
            <w:r w:rsidR="007469B9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 w:rsidR="00BB612D"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</w:tr>
      <w:tr w:rsidR="008F50A4" w14:paraId="660DBA46" w14:textId="77777777" w:rsidTr="00BA481F">
        <w:trPr>
          <w:jc w:val="center"/>
        </w:trPr>
        <w:tc>
          <w:tcPr>
            <w:tcW w:w="2113" w:type="dxa"/>
          </w:tcPr>
          <w:p w14:paraId="74B7D304" w14:textId="14234ED2" w:rsidR="00E501C9" w:rsidRPr="00BB612D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</w:t>
            </w:r>
            <w:r w:rsidR="00F7106C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 w:rsidR="00BB612D"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  <w:tc>
          <w:tcPr>
            <w:tcW w:w="2055" w:type="dxa"/>
          </w:tcPr>
          <w:p w14:paraId="4B2725E8" w14:textId="319F95B4" w:rsidR="00E501C9" w:rsidRPr="003F3CD8" w:rsidRDefault="008F50A4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37E60D06" w14:textId="5AB883DC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Отправка заказа()</w:t>
            </w:r>
          </w:p>
        </w:tc>
        <w:tc>
          <w:tcPr>
            <w:tcW w:w="1852" w:type="dxa"/>
          </w:tcPr>
          <w:p w14:paraId="0F8E6D8F" w14:textId="4245B135" w:rsidR="00E501C9" w:rsidRPr="00BB612D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</w:tr>
      <w:tr w:rsidR="008F50A4" w14:paraId="3F48D1D8" w14:textId="77777777" w:rsidTr="00BA481F">
        <w:trPr>
          <w:jc w:val="center"/>
        </w:trPr>
        <w:tc>
          <w:tcPr>
            <w:tcW w:w="2113" w:type="dxa"/>
          </w:tcPr>
          <w:p w14:paraId="37AFF987" w14:textId="1B61A851" w:rsidR="00E501C9" w:rsidRPr="00BB612D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  <w:tc>
          <w:tcPr>
            <w:tcW w:w="2055" w:type="dxa"/>
          </w:tcPr>
          <w:p w14:paraId="750491AC" w14:textId="700C3592" w:rsidR="00E501C9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Асинхронное</w:t>
            </w:r>
          </w:p>
        </w:tc>
        <w:tc>
          <w:tcPr>
            <w:tcW w:w="3560" w:type="dxa"/>
          </w:tcPr>
          <w:p w14:paraId="4B556753" w14:textId="3E73ED90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Уведомление о готовности()</w:t>
            </w:r>
          </w:p>
        </w:tc>
        <w:tc>
          <w:tcPr>
            <w:tcW w:w="1852" w:type="dxa"/>
          </w:tcPr>
          <w:p w14:paraId="2669AE1A" w14:textId="2674AF4C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</w:tr>
      <w:tr w:rsidR="00124873" w14:paraId="7CE9A581" w14:textId="77777777" w:rsidTr="00BA481F">
        <w:trPr>
          <w:jc w:val="center"/>
        </w:trPr>
        <w:tc>
          <w:tcPr>
            <w:tcW w:w="2113" w:type="dxa"/>
          </w:tcPr>
          <w:p w14:paraId="0F0E00EE" w14:textId="2A7F4E16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  <w:tc>
          <w:tcPr>
            <w:tcW w:w="2055" w:type="dxa"/>
          </w:tcPr>
          <w:p w14:paraId="274653AC" w14:textId="3C92EA5C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Асинхронное</w:t>
            </w:r>
          </w:p>
        </w:tc>
        <w:tc>
          <w:tcPr>
            <w:tcW w:w="3560" w:type="dxa"/>
          </w:tcPr>
          <w:p w14:paraId="5004C394" w14:textId="19E0C7FC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Осведомление о статусе()</w:t>
            </w:r>
          </w:p>
        </w:tc>
        <w:tc>
          <w:tcPr>
            <w:tcW w:w="1852" w:type="dxa"/>
          </w:tcPr>
          <w:p w14:paraId="61CFD34A" w14:textId="47FA19A9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124873" w14:paraId="410336AC" w14:textId="77777777" w:rsidTr="00BA481F">
        <w:trPr>
          <w:jc w:val="center"/>
        </w:trPr>
        <w:tc>
          <w:tcPr>
            <w:tcW w:w="2113" w:type="dxa"/>
          </w:tcPr>
          <w:p w14:paraId="5BFAEF2F" w14:textId="7A41C553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44B6CAF2" w14:textId="0CBF9FA6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33947CD5" w14:textId="3041DB62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Запрос о передаче(заказ)</w:t>
            </w:r>
          </w:p>
        </w:tc>
        <w:tc>
          <w:tcPr>
            <w:tcW w:w="1852" w:type="dxa"/>
          </w:tcPr>
          <w:p w14:paraId="6285C5D4" w14:textId="0926CFE0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</w:tr>
      <w:tr w:rsidR="00124873" w14:paraId="2E35348E" w14:textId="77777777" w:rsidTr="00BA481F">
        <w:trPr>
          <w:jc w:val="center"/>
        </w:trPr>
        <w:tc>
          <w:tcPr>
            <w:tcW w:w="2113" w:type="dxa"/>
          </w:tcPr>
          <w:p w14:paraId="24432B32" w14:textId="4A2E0786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  <w:tc>
          <w:tcPr>
            <w:tcW w:w="2055" w:type="dxa"/>
          </w:tcPr>
          <w:p w14:paraId="3FDCEA6A" w14:textId="5A98D1EB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1919C8C4" w14:textId="16066D14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Передача заказа</w:t>
            </w:r>
          </w:p>
        </w:tc>
        <w:tc>
          <w:tcPr>
            <w:tcW w:w="1852" w:type="dxa"/>
          </w:tcPr>
          <w:p w14:paraId="0D37BC08" w14:textId="566BF988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124873" w14:paraId="500BE3F4" w14:textId="77777777" w:rsidTr="00BA481F">
        <w:trPr>
          <w:jc w:val="center"/>
        </w:trPr>
        <w:tc>
          <w:tcPr>
            <w:tcW w:w="2113" w:type="dxa"/>
          </w:tcPr>
          <w:p w14:paraId="0CED673C" w14:textId="7334EF57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0A9E147C" w14:textId="27A8577E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6D84888D" w14:textId="348AEBAA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Вручение заказа</w:t>
            </w:r>
          </w:p>
        </w:tc>
        <w:tc>
          <w:tcPr>
            <w:tcW w:w="1852" w:type="dxa"/>
          </w:tcPr>
          <w:p w14:paraId="10776936" w14:textId="64E79062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a</w:t>
            </w:r>
            <w:r w:rsidRPr="003F3CD8">
              <w:rPr>
                <w:rFonts w:ascii="Times New Roman" w:hAnsi="Times New Roman" w:cs="Times New Roman"/>
                <w:szCs w:val="28"/>
              </w:rPr>
              <w:t>:</w:t>
            </w:r>
            <w:r>
              <w:rPr>
                <w:rFonts w:ascii="Times New Roman" w:hAnsi="Times New Roman" w:cs="Times New Roman"/>
                <w:szCs w:val="28"/>
              </w:rPr>
              <w:t>Клиент</w:t>
            </w:r>
            <w:proofErr w:type="gramEnd"/>
          </w:p>
        </w:tc>
      </w:tr>
    </w:tbl>
    <w:p w14:paraId="50BFB23C" w14:textId="77777777" w:rsidR="00F6045F" w:rsidRPr="00F6045F" w:rsidRDefault="00F6045F" w:rsidP="00F6045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FC06C1" w14:textId="77777777" w:rsidR="00B73D3E" w:rsidRDefault="00B73D3E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2F6366" w14:textId="4D12B023" w:rsidR="00063A81" w:rsidRPr="00F36286" w:rsidRDefault="00063A81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286">
        <w:rPr>
          <w:rFonts w:ascii="Times New Roman" w:hAnsi="Times New Roman" w:cs="Times New Roman"/>
          <w:sz w:val="28"/>
          <w:szCs w:val="28"/>
        </w:rPr>
        <w:lastRenderedPageBreak/>
        <w:t xml:space="preserve">Построить диаграмму кооперации по описанию приведенного варианта использования в п.1. </w:t>
      </w:r>
    </w:p>
    <w:p w14:paraId="33D61C20" w14:textId="108D05CF" w:rsidR="003B1721" w:rsidRDefault="00B73D3E" w:rsidP="003B172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49C1C" wp14:editId="7024C126">
            <wp:extent cx="5940425" cy="4093210"/>
            <wp:effectExtent l="0" t="0" r="3175" b="254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119B" w14:textId="20C749C4" w:rsidR="000854A9" w:rsidRPr="003F3CD8" w:rsidRDefault="00562602" w:rsidP="00562602">
      <w:pPr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2 - </w:t>
      </w:r>
      <w:r w:rsidR="003F3CD8" w:rsidRP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>иаграмма кооперации по приведенному описанию</w:t>
      </w:r>
    </w:p>
    <w:p w14:paraId="5BFA81C6" w14:textId="510F4972" w:rsidR="004024A1" w:rsidRDefault="00C278F4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8F4">
        <w:rPr>
          <w:rFonts w:ascii="Times New Roman" w:hAnsi="Times New Roman" w:cs="Times New Roman"/>
          <w:sz w:val="28"/>
          <w:szCs w:val="28"/>
        </w:rPr>
        <w:t>Построить модель отношений между объектами (диаграмма последовательности) системы</w:t>
      </w:r>
      <w:r w:rsidR="00AA3F33">
        <w:rPr>
          <w:rFonts w:ascii="Times New Roman" w:hAnsi="Times New Roman" w:cs="Times New Roman"/>
          <w:sz w:val="28"/>
          <w:szCs w:val="28"/>
        </w:rPr>
        <w:t xml:space="preserve"> обслуживания клиентов в баре</w:t>
      </w:r>
      <w:r w:rsidRPr="00C278F4">
        <w:rPr>
          <w:rFonts w:ascii="Times New Roman" w:hAnsi="Times New Roman" w:cs="Times New Roman"/>
          <w:sz w:val="28"/>
          <w:szCs w:val="28"/>
        </w:rPr>
        <w:t>.</w:t>
      </w:r>
    </w:p>
    <w:p w14:paraId="1F9FA3E4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OMS (Order Management System): Система управления заказами, которая обрабатывает заказы и взаимодействует с другими системами для проверки наличия и подтверждения заказа.</w:t>
      </w:r>
    </w:p>
    <w:p w14:paraId="4A5F1920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IMS (Inventory Management System): Система управления запасами, которая проверяет наличие ингредиентов для приготовления напитка.</w:t>
      </w:r>
    </w:p>
    <w:p w14:paraId="3D53BC6A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POS (Point of Sale): Кассовая система, которая обрабатывает оплату заказа.</w:t>
      </w:r>
    </w:p>
    <w:p w14:paraId="506FF58A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CRM (Customer Relationship Management): Система управления взаимоотношениями с клиентами, которая обновляет историю клиента после завершения заказа.</w:t>
      </w:r>
    </w:p>
    <w:p w14:paraId="52817839" w14:textId="77777777" w:rsidR="00AA3F33" w:rsidRDefault="00AA3F33" w:rsidP="00AA3F3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6B4D64" w14:textId="7D866E32" w:rsidR="00250906" w:rsidRDefault="00467F2E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ins w:id="1" w:author="kovalev alex" w:date="2025-03-27T23:52:00Z">
        <w:r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293E6D1A" wp14:editId="7E090CD6">
              <wp:extent cx="5940425" cy="4783455"/>
              <wp:effectExtent l="0" t="0" r="3175" b="0"/>
              <wp:docPr id="17" name="Graphic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Graphic 17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4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783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" w:author="kovalev alex" w:date="2025-03-27T23:52:00Z">
        <w:r w:rsidR="00FD2434" w:rsidDel="00467F2E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3D3C32D" wp14:editId="036CEE00">
              <wp:extent cx="5940425" cy="4783455"/>
              <wp:effectExtent l="0" t="0" r="3175" b="0"/>
              <wp:docPr id="15" name="Graphic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Graphic 15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6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783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6035861" w14:textId="525F8DB1" w:rsidR="00043E44" w:rsidRPr="003F3CD8" w:rsidRDefault="00043E44" w:rsidP="00043E4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3 - </w:t>
      </w:r>
      <w:r w:rsid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 xml:space="preserve">иаграмма последовательности </w:t>
      </w:r>
      <w:r w:rsidR="00BB5BCD" w:rsidRPr="003F3CD8">
        <w:rPr>
          <w:rFonts w:ascii="Times New Roman" w:hAnsi="Times New Roman" w:cs="Times New Roman"/>
          <w:b/>
          <w:szCs w:val="28"/>
        </w:rPr>
        <w:t>организации</w:t>
      </w:r>
      <w:r w:rsidRPr="003F3CD8">
        <w:rPr>
          <w:rFonts w:ascii="Times New Roman" w:hAnsi="Times New Roman" w:cs="Times New Roman"/>
          <w:b/>
          <w:szCs w:val="28"/>
        </w:rPr>
        <w:t xml:space="preserve"> расписания в ВУЗе</w:t>
      </w:r>
    </w:p>
    <w:p w14:paraId="4D587C46" w14:textId="28A076E3" w:rsidR="00025CCE" w:rsidRPr="003F3CD8" w:rsidRDefault="00025CCE" w:rsidP="003F3CD8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Cs w:val="28"/>
        </w:rPr>
      </w:pPr>
      <w:r w:rsidRPr="003F3CD8">
        <w:rPr>
          <w:rFonts w:ascii="Times New Roman" w:hAnsi="Times New Roman" w:cs="Times New Roman"/>
          <w:i/>
          <w:iCs/>
          <w:szCs w:val="28"/>
        </w:rPr>
        <w:t>Таблица 2 — Взаимодействие элементов диаграммы</w:t>
      </w:r>
    </w:p>
    <w:tbl>
      <w:tblPr>
        <w:tblStyle w:val="TableGrid"/>
        <w:tblW w:w="10256" w:type="dxa"/>
        <w:jc w:val="center"/>
        <w:tblLook w:val="04A0" w:firstRow="1" w:lastRow="0" w:firstColumn="1" w:lastColumn="0" w:noHBand="0" w:noVBand="1"/>
      </w:tblPr>
      <w:tblGrid>
        <w:gridCol w:w="2033"/>
        <w:gridCol w:w="3020"/>
        <w:gridCol w:w="4797"/>
        <w:gridCol w:w="2033"/>
      </w:tblGrid>
      <w:tr w:rsidR="00025CCE" w14:paraId="0C03E1C1" w14:textId="77777777" w:rsidTr="00467F2E">
        <w:trPr>
          <w:jc w:val="center"/>
        </w:trPr>
        <w:tc>
          <w:tcPr>
            <w:tcW w:w="1897" w:type="dxa"/>
          </w:tcPr>
          <w:p w14:paraId="56A474BA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Отправитель</w:t>
            </w:r>
          </w:p>
        </w:tc>
        <w:tc>
          <w:tcPr>
            <w:tcW w:w="1674" w:type="dxa"/>
          </w:tcPr>
          <w:p w14:paraId="7E1EE19A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Тип сообщения</w:t>
            </w:r>
          </w:p>
        </w:tc>
        <w:tc>
          <w:tcPr>
            <w:tcW w:w="4143" w:type="dxa"/>
          </w:tcPr>
          <w:p w14:paraId="01C1CF94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542" w:type="dxa"/>
          </w:tcPr>
          <w:p w14:paraId="03451359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Получатель</w:t>
            </w:r>
          </w:p>
        </w:tc>
      </w:tr>
      <w:tr w:rsidR="00025CCE" w14:paraId="6FEDA663" w14:textId="77777777" w:rsidTr="00467F2E">
        <w:trPr>
          <w:jc w:val="center"/>
        </w:trPr>
        <w:tc>
          <w:tcPr>
            <w:tcW w:w="1897" w:type="dxa"/>
          </w:tcPr>
          <w:p w14:paraId="0BF857DE" w14:textId="0C03871D" w:rsidR="00025CCE" w:rsidRPr="00396B57" w:rsidRDefault="0033208C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4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a:</w:t>
            </w:r>
            <w:r w:rsidR="00FD2434" w:rsidRPr="00396B57">
              <w:rPr>
                <w:rFonts w:ascii="Times New Roman" w:hAnsi="Times New Roman" w:cs="Times New Roman"/>
                <w:sz w:val="28"/>
                <w:szCs w:val="28"/>
                <w:rPrChange w:id="5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Клиент</w:t>
            </w:r>
            <w:proofErr w:type="gramEnd"/>
          </w:p>
        </w:tc>
        <w:tc>
          <w:tcPr>
            <w:tcW w:w="1674" w:type="dxa"/>
          </w:tcPr>
          <w:p w14:paraId="514F98B0" w14:textId="77777777" w:rsidR="00025CCE" w:rsidRPr="00396B57" w:rsidRDefault="00025CCE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6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7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75A172B1" w14:textId="0F274655" w:rsidR="00025CCE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8" w:author="kovalev alex" w:date="2025-03-27T23:56:00Z">
                  <w:rPr/>
                </w:rPrChange>
              </w:rPr>
              <w:pPrChange w:id="9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10" w:author="kovalev alex" w:date="2025-03-27T23:56:00Z">
                  <w:rPr/>
                </w:rPrChange>
              </w:rPr>
              <w:t>Просмотр меню()</w:t>
            </w:r>
          </w:p>
        </w:tc>
        <w:tc>
          <w:tcPr>
            <w:tcW w:w="2542" w:type="dxa"/>
          </w:tcPr>
          <w:p w14:paraId="4DB9E75D" w14:textId="67CCEABA" w:rsidR="00025CCE" w:rsidRPr="00396B57" w:rsidRDefault="00FD2434" w:rsidP="008A16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rPrChange w:id="11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12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d: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1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Меню</w:t>
            </w:r>
            <w:proofErr w:type="gramEnd"/>
          </w:p>
        </w:tc>
      </w:tr>
      <w:tr w:rsidR="00025CCE" w14:paraId="3A850E86" w14:textId="77777777" w:rsidTr="00467F2E">
        <w:trPr>
          <w:jc w:val="center"/>
        </w:trPr>
        <w:tc>
          <w:tcPr>
            <w:tcW w:w="1897" w:type="dxa"/>
          </w:tcPr>
          <w:p w14:paraId="0B15085F" w14:textId="09AE2F20" w:rsidR="00025CCE" w:rsidRPr="00396B57" w:rsidRDefault="00FD2434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15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a: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16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Клиент</w:t>
            </w:r>
            <w:proofErr w:type="gramEnd"/>
          </w:p>
        </w:tc>
        <w:tc>
          <w:tcPr>
            <w:tcW w:w="1674" w:type="dxa"/>
          </w:tcPr>
          <w:p w14:paraId="40EEE746" w14:textId="77777777" w:rsidR="00025CCE" w:rsidRPr="00396B57" w:rsidRDefault="00025CCE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7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1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1DB14D37" w14:textId="311D7740" w:rsidR="00025CCE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19" w:author="kovalev alex" w:date="2025-03-27T23:56:00Z">
                  <w:rPr/>
                </w:rPrChange>
              </w:rPr>
              <w:pPrChange w:id="20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21" w:author="kovalev alex" w:date="2025-03-27T23:56:00Z">
                  <w:rPr/>
                </w:rPrChange>
              </w:rPr>
              <w:t>Заказ()</w:t>
            </w:r>
          </w:p>
        </w:tc>
        <w:tc>
          <w:tcPr>
            <w:tcW w:w="2542" w:type="dxa"/>
          </w:tcPr>
          <w:p w14:paraId="35EC04E8" w14:textId="591D644B" w:rsidR="00AA3D8E" w:rsidRPr="00396B57" w:rsidRDefault="00AA3D8E" w:rsidP="008A165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  <w:rPrChange w:id="22" w:author="kovalev alex" w:date="2025-03-27T23:56:00Z">
                  <w:rPr>
                    <w:rFonts w:ascii="Times New Roman" w:hAnsi="Times New Roman" w:cs="Times New Roman"/>
                    <w:color w:val="000000"/>
                    <w:shd w:val="clear" w:color="auto" w:fill="F8F9FA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23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b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2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</w:t>
            </w:r>
            <w:r w:rsidR="00FD2434" w:rsidRPr="00396B57">
              <w:rPr>
                <w:rFonts w:ascii="Times New Roman" w:hAnsi="Times New Roman" w:cs="Times New Roman"/>
                <w:sz w:val="28"/>
                <w:szCs w:val="28"/>
                <w:rPrChange w:id="25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Бармен</w:t>
            </w:r>
            <w:proofErr w:type="gramEnd"/>
          </w:p>
        </w:tc>
      </w:tr>
      <w:tr w:rsidR="00036EEB" w14:paraId="0BC1F603" w14:textId="77777777" w:rsidTr="00467F2E">
        <w:trPr>
          <w:jc w:val="center"/>
        </w:trPr>
        <w:tc>
          <w:tcPr>
            <w:tcW w:w="1897" w:type="dxa"/>
          </w:tcPr>
          <w:p w14:paraId="1D8B0725" w14:textId="5F1854BE" w:rsidR="00036EEB" w:rsidRPr="00396B57" w:rsidRDefault="00FD2434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26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27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b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2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799DCF75" w14:textId="77777777" w:rsidR="00036EEB" w:rsidRPr="00396B57" w:rsidRDefault="00036EEB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29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30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6E7A314B" w14:textId="6E45374F" w:rsidR="00036EEB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31" w:author="kovalev alex" w:date="2025-03-27T23:56:00Z">
                  <w:rPr/>
                </w:rPrChange>
              </w:rPr>
              <w:pPrChange w:id="32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33" w:author="kovalev alex" w:date="2025-03-27T23:56:00Z">
                  <w:rPr>
                    <w:rFonts w:ascii="Inter Fallback" w:hAnsi="Inter Fallback"/>
                    <w:sz w:val="21"/>
                    <w:szCs w:val="21"/>
                    <w:shd w:val="clear" w:color="auto" w:fill="111115"/>
                  </w:rPr>
                </w:rPrChange>
              </w:rPr>
              <w:t>Запуск системы(OMS)</w:t>
            </w:r>
          </w:p>
        </w:tc>
        <w:tc>
          <w:tcPr>
            <w:tcW w:w="2542" w:type="dxa"/>
          </w:tcPr>
          <w:p w14:paraId="60C1F431" w14:textId="71839CA9" w:rsidR="00036EEB" w:rsidRPr="00396B57" w:rsidRDefault="00FD2434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  <w:rPrChange w:id="34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35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c</w:t>
            </w:r>
            <w:r w:rsidR="0034352F" w:rsidRPr="00396B57">
              <w:rPr>
                <w:rFonts w:ascii="Times New Roman" w:hAnsi="Times New Roman" w:cs="Times New Roman"/>
                <w:sz w:val="28"/>
                <w:szCs w:val="28"/>
                <w:rPrChange w:id="36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37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OMS</w:t>
            </w:r>
            <w:proofErr w:type="gramEnd"/>
          </w:p>
        </w:tc>
      </w:tr>
      <w:tr w:rsidR="008A61B6" w14:paraId="1EBC156B" w14:textId="77777777" w:rsidTr="00467F2E">
        <w:trPr>
          <w:jc w:val="center"/>
        </w:trPr>
        <w:tc>
          <w:tcPr>
            <w:tcW w:w="1897" w:type="dxa"/>
          </w:tcPr>
          <w:p w14:paraId="2B078E62" w14:textId="5BC9DA72" w:rsidR="008A61B6" w:rsidRPr="00396B57" w:rsidRDefault="00FD2434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3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39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c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40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41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OMS</w:t>
            </w:r>
            <w:proofErr w:type="gramEnd"/>
          </w:p>
        </w:tc>
        <w:tc>
          <w:tcPr>
            <w:tcW w:w="1674" w:type="dxa"/>
          </w:tcPr>
          <w:p w14:paraId="5BEE0F68" w14:textId="77777777" w:rsidR="008A61B6" w:rsidRPr="00396B57" w:rsidRDefault="008A61B6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42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4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56D1DF66" w14:textId="3FB1455C" w:rsidR="008A61B6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44" w:author="kovalev alex" w:date="2025-03-27T23:56:00Z">
                  <w:rPr/>
                </w:rPrChange>
              </w:rPr>
              <w:pPrChange w:id="45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46" w:author="kovalev alex" w:date="2025-03-27T23:56:00Z">
                  <w:rPr>
                    <w:rFonts w:ascii="Inter Fallback" w:hAnsi="Inter Fallback"/>
                    <w:sz w:val="21"/>
                    <w:szCs w:val="21"/>
                    <w:shd w:val="clear" w:color="auto" w:fill="111115"/>
                  </w:rPr>
                </w:rPrChange>
              </w:rPr>
              <w:t>Проверка наличия(IMS)</w:t>
            </w:r>
          </w:p>
        </w:tc>
        <w:tc>
          <w:tcPr>
            <w:tcW w:w="2542" w:type="dxa"/>
          </w:tcPr>
          <w:p w14:paraId="4C7424FE" w14:textId="75811C33" w:rsidR="008A61B6" w:rsidRPr="00396B57" w:rsidRDefault="00FD2434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  <w:rPrChange w:id="47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4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e</w:t>
            </w:r>
            <w:r w:rsidR="00A05BDF" w:rsidRPr="00396B57">
              <w:rPr>
                <w:rFonts w:ascii="Times New Roman" w:hAnsi="Times New Roman" w:cs="Times New Roman"/>
                <w:sz w:val="28"/>
                <w:szCs w:val="28"/>
                <w:rPrChange w:id="49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</w:t>
            </w:r>
            <w:del w:id="50" w:author="kovalev alex" w:date="2025-03-27T23:55:00Z">
              <w:r w:rsidR="00A05BDF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51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 xml:space="preserve"> </w:delText>
              </w:r>
            </w:del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52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IMS</w:t>
            </w:r>
          </w:p>
        </w:tc>
      </w:tr>
      <w:tr w:rsidR="00A05BDF" w14:paraId="11ECD931" w14:textId="77777777" w:rsidTr="00467F2E">
        <w:trPr>
          <w:jc w:val="center"/>
        </w:trPr>
        <w:tc>
          <w:tcPr>
            <w:tcW w:w="1897" w:type="dxa"/>
          </w:tcPr>
          <w:p w14:paraId="308E67FD" w14:textId="5CB94C66" w:rsidR="00A05BDF" w:rsidRPr="00396B57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5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5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e:</w:t>
            </w:r>
            <w:del w:id="55" w:author="kovalev alex" w:date="2025-03-28T00:12:00Z">
              <w:r w:rsidRPr="00396B57" w:rsidDel="001D23B5">
                <w:rPr>
                  <w:rFonts w:ascii="Times New Roman" w:hAnsi="Times New Roman" w:cs="Times New Roman"/>
                  <w:sz w:val="28"/>
                  <w:szCs w:val="28"/>
                  <w:rPrChange w:id="56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 xml:space="preserve"> </w:delText>
              </w:r>
            </w:del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57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IMS</w:t>
            </w:r>
          </w:p>
        </w:tc>
        <w:tc>
          <w:tcPr>
            <w:tcW w:w="1674" w:type="dxa"/>
          </w:tcPr>
          <w:p w14:paraId="62381EA3" w14:textId="23B323E2" w:rsidR="00A05BDF" w:rsidRPr="00396B57" w:rsidRDefault="00A05BDF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5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59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72921321" w14:textId="11CE8CE3" w:rsidR="00A05BDF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60" w:author="kovalev alex" w:date="2025-03-27T23:56:00Z">
                  <w:rPr/>
                </w:rPrChange>
              </w:rPr>
              <w:pPrChange w:id="61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62" w:author="kovalev alex" w:date="2025-03-27T23:56:00Z">
                  <w:rPr>
                    <w:rFonts w:ascii="Inter Fallback" w:hAnsi="Inter Fallback"/>
                    <w:sz w:val="21"/>
                    <w:szCs w:val="21"/>
                    <w:shd w:val="clear" w:color="auto" w:fill="111115"/>
                  </w:rPr>
                </w:rPrChange>
              </w:rPr>
              <w:t>Подтверждение наличия(IMS)</w:t>
            </w:r>
          </w:p>
        </w:tc>
        <w:tc>
          <w:tcPr>
            <w:tcW w:w="2542" w:type="dxa"/>
          </w:tcPr>
          <w:p w14:paraId="68F4C9C1" w14:textId="21488218" w:rsidR="00A05BDF" w:rsidRPr="00396B57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6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64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c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rPrChange w:id="65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:</w:t>
            </w:r>
            <w:r w:rsidRPr="00396B57">
              <w:rPr>
                <w:rFonts w:ascii="Times New Roman" w:hAnsi="Times New Roman" w:cs="Times New Roman"/>
                <w:sz w:val="28"/>
                <w:szCs w:val="28"/>
                <w:lang w:val="en-US"/>
                <w:rPrChange w:id="66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  <w:t>OMS</w:t>
            </w:r>
            <w:proofErr w:type="gramEnd"/>
          </w:p>
        </w:tc>
      </w:tr>
      <w:tr w:rsidR="00A05BDF" w14:paraId="7C5CB11E" w14:textId="77777777" w:rsidTr="00467F2E">
        <w:trPr>
          <w:jc w:val="center"/>
        </w:trPr>
        <w:tc>
          <w:tcPr>
            <w:tcW w:w="1897" w:type="dxa"/>
          </w:tcPr>
          <w:p w14:paraId="4654EBBE" w14:textId="47934177" w:rsidR="00A05BDF" w:rsidRPr="00396B57" w:rsidRDefault="00F65B8E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67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68" w:author="kovalev alex" w:date="2025-03-28T00:22:00Z">
              <w:r w:rsidRPr="006D016B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b</w:t>
              </w:r>
              <w:r w:rsidRPr="006D016B">
                <w:rPr>
                  <w:rFonts w:ascii="Times New Roman" w:hAnsi="Times New Roman" w:cs="Times New Roman"/>
                  <w:sz w:val="28"/>
                  <w:szCs w:val="28"/>
                </w:rPr>
                <w:t>:Бармен</w:t>
              </w:r>
              <w:proofErr w:type="gramEnd"/>
              <w:r w:rsidRPr="00396B57" w:rsidDel="00F65B8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69" w:author="kovalev alex" w:date="2025-03-27T23:56:00Z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</w:ins>
            <w:del w:id="70" w:author="kovalev alex" w:date="2025-03-28T00:21:00Z">
              <w:r w:rsidR="00FD2434" w:rsidRPr="00396B57" w:rsidDel="00F65B8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71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>c</w:delText>
              </w:r>
              <w:r w:rsidR="00FD2434" w:rsidRPr="00396B57" w:rsidDel="00F65B8E">
                <w:rPr>
                  <w:rFonts w:ascii="Times New Roman" w:hAnsi="Times New Roman" w:cs="Times New Roman"/>
                  <w:sz w:val="28"/>
                  <w:szCs w:val="28"/>
                  <w:rPrChange w:id="7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</w:delText>
              </w:r>
              <w:r w:rsidR="00FD2434" w:rsidRPr="00396B57" w:rsidDel="00F65B8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73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>OMS</w:delText>
              </w:r>
            </w:del>
          </w:p>
        </w:tc>
        <w:tc>
          <w:tcPr>
            <w:tcW w:w="1674" w:type="dxa"/>
          </w:tcPr>
          <w:p w14:paraId="42E4A1AE" w14:textId="415901F4" w:rsidR="00A05BDF" w:rsidRPr="00396B57" w:rsidRDefault="00A05BDF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7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75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581B58E4" w14:textId="0543C2B3" w:rsidR="00A05BDF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76" w:author="kovalev alex" w:date="2025-03-27T23:56:00Z">
                  <w:rPr/>
                </w:rPrChange>
              </w:rPr>
              <w:pPrChange w:id="77" w:author="kovalev alex" w:date="2025-03-27T23:56:00Z">
                <w:pPr>
                  <w:spacing w:line="360" w:lineRule="auto"/>
                  <w:jc w:val="both"/>
                </w:pPr>
              </w:pPrChange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78" w:author="kovalev alex" w:date="2025-03-27T23:56:00Z">
                  <w:rPr>
                    <w:rFonts w:ascii="Inter Fallback" w:hAnsi="Inter Fallback"/>
                    <w:sz w:val="21"/>
                    <w:szCs w:val="21"/>
                    <w:shd w:val="clear" w:color="auto" w:fill="111115"/>
                  </w:rPr>
                </w:rPrChange>
              </w:rPr>
              <w:t>Открытие системы(POS)</w:t>
            </w:r>
          </w:p>
        </w:tc>
        <w:tc>
          <w:tcPr>
            <w:tcW w:w="2542" w:type="dxa"/>
          </w:tcPr>
          <w:p w14:paraId="2C2E0403" w14:textId="30E94043" w:rsidR="00A05BDF" w:rsidRPr="00396B57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  <w:rPrChange w:id="79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</w:pPr>
            <w:proofErr w:type="gramStart"/>
            <w:ins w:id="80" w:author="kovalev alex" w:date="2025-03-27T23:49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81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g:POS</w:t>
              </w:r>
            </w:ins>
            <w:proofErr w:type="gramEnd"/>
          </w:p>
        </w:tc>
      </w:tr>
      <w:tr w:rsidR="009C3A01" w14:paraId="4891F805" w14:textId="77777777" w:rsidTr="00467F2E">
        <w:trPr>
          <w:jc w:val="center"/>
        </w:trPr>
        <w:tc>
          <w:tcPr>
            <w:tcW w:w="1897" w:type="dxa"/>
          </w:tcPr>
          <w:p w14:paraId="100E92CD" w14:textId="1F62054C" w:rsidR="009C3A01" w:rsidRPr="00396B57" w:rsidRDefault="00FD2434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82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83" w:author="kovalev alex" w:date="2025-03-27T23:49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84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85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</w:ins>
            <w:proofErr w:type="gramEnd"/>
            <w:del w:id="86" w:author="kovalev alex" w:date="2025-03-27T23:49:00Z">
              <w:r w:rsidR="009C3A01" w:rsidRPr="00396B57" w:rsidDel="00FD2434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87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>c</w:delText>
              </w:r>
              <w:r w:rsidR="009C3A01" w:rsidRPr="00396B57" w:rsidDel="00FD2434">
                <w:rPr>
                  <w:rFonts w:ascii="Times New Roman" w:hAnsi="Times New Roman" w:cs="Times New Roman"/>
                  <w:sz w:val="28"/>
                  <w:szCs w:val="28"/>
                  <w:rPrChange w:id="88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 Окно для выбора дня</w:delText>
              </w:r>
            </w:del>
          </w:p>
        </w:tc>
        <w:tc>
          <w:tcPr>
            <w:tcW w:w="1674" w:type="dxa"/>
          </w:tcPr>
          <w:p w14:paraId="1A227281" w14:textId="7F18EE2D" w:rsidR="009C3A01" w:rsidRPr="00396B57" w:rsidRDefault="009C3A01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89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90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368F82E6" w14:textId="02BDA733" w:rsidR="009C3A01" w:rsidRPr="00396B57" w:rsidRDefault="00FD2434" w:rsidP="00396B57">
            <w:pPr>
              <w:rPr>
                <w:rFonts w:ascii="Times New Roman" w:hAnsi="Times New Roman" w:cs="Times New Roman"/>
                <w:sz w:val="28"/>
                <w:szCs w:val="28"/>
                <w:rPrChange w:id="91" w:author="kovalev alex" w:date="2025-03-27T23:56:00Z">
                  <w:rPr>
                    <w:lang w:val="en-US"/>
                  </w:rPr>
                </w:rPrChange>
              </w:rPr>
              <w:pPrChange w:id="92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93" w:author="kovalev alex" w:date="2025-03-27T23:48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94" w:author="kovalev alex" w:date="2025-03-27T23:56:00Z">
                    <w:rPr/>
                  </w:rPrChange>
                </w:rPr>
                <w:t xml:space="preserve">Передача закакза() </w:t>
              </w:r>
            </w:ins>
            <w:del w:id="95" w:author="kovalev alex" w:date="2025-03-27T23:48:00Z">
              <w:r w:rsidR="009C3A01" w:rsidRPr="00396B57" w:rsidDel="00FD2434">
                <w:rPr>
                  <w:rFonts w:ascii="Times New Roman" w:hAnsi="Times New Roman" w:cs="Times New Roman"/>
                  <w:sz w:val="28"/>
                  <w:szCs w:val="28"/>
                  <w:rPrChange w:id="96" w:author="kovalev alex" w:date="2025-03-27T23:56:00Z">
                    <w:rPr/>
                  </w:rPrChange>
                </w:rPr>
                <w:delText>запроситьРасписание(день)</w:delText>
              </w:r>
            </w:del>
          </w:p>
        </w:tc>
        <w:tc>
          <w:tcPr>
            <w:tcW w:w="2542" w:type="dxa"/>
          </w:tcPr>
          <w:p w14:paraId="3A9D88B2" w14:textId="4AA7B8F4" w:rsidR="009C3A01" w:rsidRPr="00396B57" w:rsidRDefault="00FD2434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97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98" w:author="kovalev alex" w:date="2025-03-27T23:49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99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a: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00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Клиент</w:t>
              </w:r>
            </w:ins>
            <w:proofErr w:type="gramEnd"/>
            <w:del w:id="101" w:author="kovalev alex" w:date="2025-03-27T23:49:00Z">
              <w:r w:rsidR="009C3A01" w:rsidRPr="00396B57" w:rsidDel="00FD2434">
                <w:rPr>
                  <w:rFonts w:ascii="Times New Roman" w:hAnsi="Times New Roman" w:cs="Times New Roman"/>
                  <w:sz w:val="28"/>
                  <w:szCs w:val="28"/>
                  <w:rPrChange w:id="10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:База данных</w:delText>
              </w:r>
            </w:del>
          </w:p>
        </w:tc>
      </w:tr>
      <w:tr w:rsidR="009C3A01" w14:paraId="6651D230" w14:textId="77777777" w:rsidTr="00467F2E">
        <w:trPr>
          <w:jc w:val="center"/>
        </w:trPr>
        <w:tc>
          <w:tcPr>
            <w:tcW w:w="1897" w:type="dxa"/>
          </w:tcPr>
          <w:p w14:paraId="7F05AF8B" w14:textId="7BB47B72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0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04" w:author="kovalev alex" w:date="2025-03-27T23:52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05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a: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06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Клиент</w:t>
              </w:r>
            </w:ins>
            <w:proofErr w:type="gramEnd"/>
            <w:del w:id="107" w:author="kovalev alex" w:date="2025-03-27T23:52:00Z">
              <w:r w:rsidR="00B51E3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08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</w:delText>
              </w:r>
            </w:del>
            <w:del w:id="109" w:author="kovalev alex" w:date="2025-03-27T23:49:00Z">
              <w:r w:rsidR="00B51E3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10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База данных</w:delText>
              </w:r>
            </w:del>
          </w:p>
        </w:tc>
        <w:tc>
          <w:tcPr>
            <w:tcW w:w="1674" w:type="dxa"/>
          </w:tcPr>
          <w:p w14:paraId="182C7676" w14:textId="32ECC461" w:rsidR="009C3A01" w:rsidRPr="00396B57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11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ins w:id="112" w:author="kovalev alex" w:date="2025-03-28T00:23:00Z">
              <w:r w:rsidRPr="006D016B">
                <w:rPr>
                  <w:rFonts w:ascii="Times New Roman" w:hAnsi="Times New Roman" w:cs="Times New Roman"/>
                  <w:sz w:val="28"/>
                  <w:szCs w:val="28"/>
                </w:rPr>
                <w:t>Синхронное</w:t>
              </w:r>
            </w:ins>
            <w:del w:id="113" w:author="kovalev alex" w:date="2025-03-28T00:23:00Z">
              <w:r w:rsidR="00B51E36" w:rsidRPr="00396B57" w:rsidDel="00F65B8E">
                <w:rPr>
                  <w:rFonts w:ascii="Times New Roman" w:hAnsi="Times New Roman" w:cs="Times New Roman"/>
                  <w:sz w:val="28"/>
                  <w:szCs w:val="28"/>
                  <w:rPrChange w:id="114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Самовызов</w:delText>
              </w:r>
            </w:del>
          </w:p>
        </w:tc>
        <w:tc>
          <w:tcPr>
            <w:tcW w:w="4143" w:type="dxa"/>
          </w:tcPr>
          <w:p w14:paraId="7CC95638" w14:textId="2B4052CA" w:rsidR="009C3A01" w:rsidRPr="00396B57" w:rsidRDefault="00467F2E" w:rsidP="00396B57">
            <w:pPr>
              <w:rPr>
                <w:rFonts w:ascii="Times New Roman" w:hAnsi="Times New Roman" w:cs="Times New Roman"/>
                <w:sz w:val="28"/>
                <w:szCs w:val="28"/>
                <w:rPrChange w:id="115" w:author="kovalev alex" w:date="2025-03-27T23:56:00Z">
                  <w:rPr/>
                </w:rPrChange>
              </w:rPr>
              <w:pPrChange w:id="116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117" w:author="kovalev alex" w:date="2025-03-27T23:52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18" w:author="kovalev alex" w:date="2025-03-27T23:56:00Z">
                    <w:rPr/>
                  </w:rPrChange>
                </w:rPr>
                <w:t>Передача средств()</w:t>
              </w:r>
            </w:ins>
            <w:del w:id="119" w:author="kovalev alex" w:date="2025-03-27T23:52:00Z">
              <w:r w:rsidR="00B51E3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20" w:author="kovalev alex" w:date="2025-03-27T23:56:00Z">
                    <w:rPr/>
                  </w:rPrChange>
                </w:rPr>
                <w:delText>поискЗапрошенныхДанных()</w:delText>
              </w:r>
            </w:del>
          </w:p>
        </w:tc>
        <w:tc>
          <w:tcPr>
            <w:tcW w:w="2542" w:type="dxa"/>
          </w:tcPr>
          <w:p w14:paraId="52FD9BE0" w14:textId="4F2EE876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21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22" w:author="kovalev alex" w:date="2025-03-27T23:52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23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24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</w:ins>
            <w:proofErr w:type="gramEnd"/>
            <w:del w:id="125" w:author="kovalev alex" w:date="2025-03-27T23:52:00Z">
              <w:r w:rsidR="00B51E3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26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:База данных</w:delText>
              </w:r>
            </w:del>
          </w:p>
        </w:tc>
      </w:tr>
      <w:tr w:rsidR="009C3A01" w14:paraId="61084D48" w14:textId="77777777" w:rsidTr="00467F2E">
        <w:trPr>
          <w:jc w:val="center"/>
        </w:trPr>
        <w:tc>
          <w:tcPr>
            <w:tcW w:w="1897" w:type="dxa"/>
          </w:tcPr>
          <w:p w14:paraId="1241C9E1" w14:textId="62C21EF7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27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28" w:author="kovalev alex" w:date="2025-03-27T23:52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29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30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</w:ins>
            <w:proofErr w:type="gramEnd"/>
            <w:del w:id="131" w:author="kovalev alex" w:date="2025-03-27T23:52:00Z">
              <w:r w:rsidR="00F825A5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3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:База данных</w:delText>
              </w:r>
            </w:del>
          </w:p>
        </w:tc>
        <w:tc>
          <w:tcPr>
            <w:tcW w:w="1674" w:type="dxa"/>
          </w:tcPr>
          <w:p w14:paraId="00EA6940" w14:textId="331A1EE2" w:rsidR="009C3A01" w:rsidRPr="00396B57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3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ins w:id="134" w:author="kovalev alex" w:date="2025-03-28T00:23:00Z">
              <w:r w:rsidRPr="006D016B">
                <w:rPr>
                  <w:rFonts w:ascii="Times New Roman" w:hAnsi="Times New Roman" w:cs="Times New Roman"/>
                  <w:sz w:val="28"/>
                  <w:szCs w:val="28"/>
                </w:rPr>
                <w:t>Синхронное</w:t>
              </w:r>
            </w:ins>
            <w:del w:id="135" w:author="kovalev alex" w:date="2025-03-28T00:23:00Z">
              <w:r w:rsidR="00F825A5" w:rsidRPr="00396B57" w:rsidDel="00F65B8E">
                <w:rPr>
                  <w:rFonts w:ascii="Times New Roman" w:hAnsi="Times New Roman" w:cs="Times New Roman"/>
                  <w:sz w:val="28"/>
                  <w:szCs w:val="28"/>
                  <w:rPrChange w:id="136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Возврат</w:delText>
              </w:r>
            </w:del>
          </w:p>
        </w:tc>
        <w:tc>
          <w:tcPr>
            <w:tcW w:w="4143" w:type="dxa"/>
          </w:tcPr>
          <w:p w14:paraId="3BD46BAE" w14:textId="089E413A" w:rsidR="009C3A01" w:rsidRPr="00396B57" w:rsidRDefault="00467F2E" w:rsidP="00396B57">
            <w:pPr>
              <w:rPr>
                <w:rFonts w:ascii="Times New Roman" w:hAnsi="Times New Roman" w:cs="Times New Roman"/>
                <w:sz w:val="28"/>
                <w:szCs w:val="28"/>
                <w:rPrChange w:id="137" w:author="kovalev alex" w:date="2025-03-27T23:56:00Z">
                  <w:rPr/>
                </w:rPrChange>
              </w:rPr>
              <w:pPrChange w:id="138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139" w:author="kovalev alex" w:date="2025-03-27T23:53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40" w:author="kovalev alex" w:date="2025-03-27T23:56:00Z">
                    <w:rPr/>
                  </w:rPrChange>
                </w:rPr>
                <w:t>Оплата()</w:t>
              </w:r>
            </w:ins>
            <w:del w:id="141" w:author="kovalev alex" w:date="2025-03-27T23:53:00Z">
              <w:r w:rsidR="00F825A5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42" w:author="kovalev alex" w:date="2025-03-27T23:56:00Z">
                    <w:rPr/>
                  </w:rPrChange>
                </w:rPr>
                <w:delText>передатьДанные(данные)</w:delText>
              </w:r>
            </w:del>
          </w:p>
        </w:tc>
        <w:tc>
          <w:tcPr>
            <w:tcW w:w="2542" w:type="dxa"/>
          </w:tcPr>
          <w:p w14:paraId="5F33CB3A" w14:textId="601C7BA5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4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44" w:author="kovalev alex" w:date="2025-03-27T23:53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45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g:POS</w:t>
              </w:r>
            </w:ins>
            <w:proofErr w:type="gramEnd"/>
            <w:del w:id="146" w:author="kovalev alex" w:date="2025-03-27T23:53:00Z">
              <w:r w:rsidR="00F825A5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47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:Система</w:delText>
              </w:r>
            </w:del>
          </w:p>
        </w:tc>
      </w:tr>
      <w:tr w:rsidR="009C3A01" w14:paraId="4572B4D7" w14:textId="77777777" w:rsidTr="00467F2E">
        <w:trPr>
          <w:jc w:val="center"/>
        </w:trPr>
        <w:tc>
          <w:tcPr>
            <w:tcW w:w="1897" w:type="dxa"/>
          </w:tcPr>
          <w:p w14:paraId="67A74080" w14:textId="6F9A33BC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4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49" w:author="kovalev alex" w:date="2025-03-27T23:54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50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g:POS</w:t>
              </w:r>
            </w:ins>
            <w:proofErr w:type="gramEnd"/>
            <w:del w:id="151" w:author="kovalev alex" w:date="2025-03-27T23:54:00Z">
              <w:r w:rsidR="00F23690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5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:Система</w:delText>
              </w:r>
            </w:del>
          </w:p>
        </w:tc>
        <w:tc>
          <w:tcPr>
            <w:tcW w:w="1674" w:type="dxa"/>
          </w:tcPr>
          <w:p w14:paraId="166256F4" w14:textId="00ED7108" w:rsidR="009C3A01" w:rsidRPr="00396B57" w:rsidRDefault="007D3B6A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53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15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35F4160A" w14:textId="6862E9A8" w:rsidR="00891929" w:rsidRPr="00396B57" w:rsidDel="00467F2E" w:rsidRDefault="00467F2E" w:rsidP="00396B57">
            <w:pPr>
              <w:rPr>
                <w:del w:id="155" w:author="kovalev alex" w:date="2025-03-27T23:54:00Z"/>
                <w:rFonts w:ascii="Times New Roman" w:hAnsi="Times New Roman" w:cs="Times New Roman"/>
                <w:sz w:val="28"/>
                <w:szCs w:val="28"/>
                <w:rPrChange w:id="156" w:author="kovalev alex" w:date="2025-03-27T23:56:00Z">
                  <w:rPr>
                    <w:del w:id="157" w:author="kovalev alex" w:date="2025-03-27T23:54:00Z"/>
                  </w:rPr>
                </w:rPrChange>
              </w:rPr>
              <w:pPrChange w:id="158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159" w:author="kovalev alex" w:date="2025-03-27T23:54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60" w:author="kovalev alex" w:date="2025-03-27T23:56:00Z">
                    <w:rPr>
                      <w:rFonts w:ascii="Inter Fallback" w:hAnsi="Inter Fallback"/>
                      <w:sz w:val="21"/>
                      <w:szCs w:val="21"/>
                      <w:shd w:val="clear" w:color="auto" w:fill="111115"/>
                    </w:rPr>
                  </w:rPrChange>
                </w:rPr>
                <w:t>Обновление истории клиента(CRM)</w:t>
              </w:r>
              <w:r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61" w:author="kovalev alex" w:date="2025-03-27T23:56:00Z">
                    <w:rPr/>
                  </w:rPrChange>
                </w:rPr>
                <w:t xml:space="preserve"> </w:t>
              </w:r>
            </w:ins>
            <w:del w:id="162" w:author="kovalev alex" w:date="2025-03-27T23:54:00Z">
              <w:r w:rsidR="00BD6EC5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63" w:author="kovalev alex" w:date="2025-03-27T23:56:00Z">
                    <w:rPr/>
                  </w:rPrChange>
                </w:rPr>
                <w:delText>показатьОкноДля</w:delText>
              </w:r>
            </w:del>
          </w:p>
          <w:p w14:paraId="55AE8A0F" w14:textId="20D61283" w:rsidR="009C3A01" w:rsidRPr="00396B57" w:rsidRDefault="00BD6EC5" w:rsidP="00396B57">
            <w:pPr>
              <w:rPr>
                <w:rFonts w:ascii="Times New Roman" w:hAnsi="Times New Roman" w:cs="Times New Roman"/>
                <w:sz w:val="28"/>
                <w:szCs w:val="28"/>
                <w:rPrChange w:id="164" w:author="kovalev alex" w:date="2025-03-27T23:56:00Z">
                  <w:rPr/>
                </w:rPrChange>
              </w:rPr>
              <w:pPrChange w:id="165" w:author="kovalev alex" w:date="2025-03-27T23:56:00Z">
                <w:pPr>
                  <w:spacing w:line="360" w:lineRule="auto"/>
                  <w:jc w:val="both"/>
                </w:pPr>
              </w:pPrChange>
            </w:pPr>
            <w:del w:id="166" w:author="kovalev alex" w:date="2025-03-27T23:54:00Z">
              <w:r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67" w:author="kovalev alex" w:date="2025-03-27T23:56:00Z">
                    <w:rPr/>
                  </w:rPrChange>
                </w:rPr>
                <w:delText>ВыводаРасписания()</w:delText>
              </w:r>
            </w:del>
          </w:p>
        </w:tc>
        <w:tc>
          <w:tcPr>
            <w:tcW w:w="2542" w:type="dxa"/>
          </w:tcPr>
          <w:p w14:paraId="23F33CDD" w14:textId="51B1909C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68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69" w:author="kovalev alex" w:date="2025-03-27T23:54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70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f:CRM</w:t>
              </w:r>
            </w:ins>
            <w:proofErr w:type="gramEnd"/>
            <w:del w:id="171" w:author="kovalev alex" w:date="2025-03-27T23:54:00Z">
              <w:r w:rsidR="000F1951"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72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>d</w:delText>
              </w:r>
              <w:r w:rsidR="000F1951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73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 Окно для вывода р</w:delText>
              </w:r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74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а</w:delText>
              </w:r>
              <w:r w:rsidR="000F1951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75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списания</w:delText>
              </w:r>
            </w:del>
          </w:p>
        </w:tc>
      </w:tr>
      <w:tr w:rsidR="009C3A01" w14:paraId="4DD42751" w14:textId="77777777" w:rsidTr="00467F2E">
        <w:trPr>
          <w:jc w:val="center"/>
        </w:trPr>
        <w:tc>
          <w:tcPr>
            <w:tcW w:w="1897" w:type="dxa"/>
          </w:tcPr>
          <w:p w14:paraId="2CE5B5B8" w14:textId="23AAC249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76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77" w:author="kovalev alex" w:date="2025-03-27T23:54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78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79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  <w:proofErr w:type="gramEnd"/>
              <w:r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80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 xml:space="preserve"> </w:t>
              </w:r>
            </w:ins>
            <w:del w:id="181" w:author="kovalev alex" w:date="2025-03-27T23:54:00Z"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82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>d</w:delText>
              </w:r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83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 Окно для вывода расписания</w:delText>
              </w:r>
            </w:del>
          </w:p>
        </w:tc>
        <w:tc>
          <w:tcPr>
            <w:tcW w:w="1674" w:type="dxa"/>
          </w:tcPr>
          <w:p w14:paraId="03790FDE" w14:textId="1E4122C5" w:rsidR="009C3A01" w:rsidRPr="00396B57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8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ins w:id="185" w:author="kovalev alex" w:date="2025-03-28T00:23:00Z">
              <w:r w:rsidRPr="006D016B">
                <w:rPr>
                  <w:rFonts w:ascii="Times New Roman" w:hAnsi="Times New Roman" w:cs="Times New Roman"/>
                  <w:sz w:val="28"/>
                  <w:szCs w:val="28"/>
                </w:rPr>
                <w:t>Синхронное</w:t>
              </w:r>
            </w:ins>
            <w:del w:id="186" w:author="kovalev alex" w:date="2025-03-28T00:23:00Z">
              <w:r w:rsidR="00AE26D6" w:rsidRPr="00396B57" w:rsidDel="00F65B8E">
                <w:rPr>
                  <w:rFonts w:ascii="Times New Roman" w:hAnsi="Times New Roman" w:cs="Times New Roman"/>
                  <w:sz w:val="28"/>
                  <w:szCs w:val="28"/>
                  <w:rPrChange w:id="187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Возврат</w:delText>
              </w:r>
            </w:del>
          </w:p>
        </w:tc>
        <w:tc>
          <w:tcPr>
            <w:tcW w:w="4143" w:type="dxa"/>
          </w:tcPr>
          <w:p w14:paraId="566257B7" w14:textId="5AAD729C" w:rsidR="009C3A01" w:rsidRPr="00396B57" w:rsidRDefault="00467F2E" w:rsidP="00396B57">
            <w:pPr>
              <w:rPr>
                <w:rFonts w:ascii="Times New Roman" w:hAnsi="Times New Roman" w:cs="Times New Roman"/>
                <w:sz w:val="28"/>
                <w:szCs w:val="28"/>
                <w:rPrChange w:id="188" w:author="kovalev alex" w:date="2025-03-27T23:56:00Z">
                  <w:rPr/>
                </w:rPrChange>
              </w:rPr>
              <w:pPrChange w:id="189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190" w:author="kovalev alex" w:date="2025-03-27T23:55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91" w:author="kovalev alex" w:date="2025-03-27T23:56:00Z">
                    <w:rPr>
                      <w:rFonts w:ascii="Inter Fallback" w:hAnsi="Inter Fallback"/>
                      <w:sz w:val="21"/>
                      <w:szCs w:val="21"/>
                      <w:shd w:val="clear" w:color="auto" w:fill="111115"/>
                    </w:rPr>
                  </w:rPrChange>
                </w:rPr>
                <w:t>Закрытие системы(OMS)</w:t>
              </w:r>
            </w:ins>
            <w:del w:id="192" w:author="kovalev alex" w:date="2025-03-27T23:55:00Z"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193" w:author="kovalev alex" w:date="2025-03-27T23:56:00Z">
                    <w:rPr/>
                  </w:rPrChange>
                </w:rPr>
                <w:delText>выводРасписания()</w:delText>
              </w:r>
            </w:del>
          </w:p>
        </w:tc>
        <w:tc>
          <w:tcPr>
            <w:tcW w:w="2542" w:type="dxa"/>
          </w:tcPr>
          <w:p w14:paraId="15CBFDCC" w14:textId="1E002D37" w:rsidR="009C3A01" w:rsidRPr="00396B57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194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195" w:author="kovalev alex" w:date="2025-03-27T23:55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96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c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197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98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OMS</w:t>
              </w:r>
              <w:proofErr w:type="gramEnd"/>
              <w:r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199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 xml:space="preserve"> </w:t>
              </w:r>
            </w:ins>
            <w:del w:id="200" w:author="kovalev alex" w:date="2025-03-27T23:55:00Z"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01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 xml:space="preserve">a: </w:delText>
              </w:r>
              <w:r w:rsidR="00AE26D6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20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Пользователь</w:delText>
              </w:r>
            </w:del>
          </w:p>
        </w:tc>
      </w:tr>
      <w:tr w:rsidR="00502F8E" w14:paraId="4EA680D7" w14:textId="77777777" w:rsidTr="00467F2E">
        <w:trPr>
          <w:jc w:val="center"/>
        </w:trPr>
        <w:tc>
          <w:tcPr>
            <w:tcW w:w="1897" w:type="dxa"/>
          </w:tcPr>
          <w:p w14:paraId="3CFA1FA4" w14:textId="6D18F75B" w:rsidR="00502F8E" w:rsidRPr="00396B57" w:rsidRDefault="00467F2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  <w:rPrChange w:id="203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</w:pPr>
            <w:proofErr w:type="gramStart"/>
            <w:ins w:id="204" w:author="kovalev alex" w:date="2025-03-27T23:55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05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lastRenderedPageBreak/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206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</w:ins>
            <w:proofErr w:type="gramEnd"/>
            <w:del w:id="207" w:author="kovalev alex" w:date="2025-03-27T23:55:00Z">
              <w:r w:rsidR="00502F8E" w:rsidRPr="00396B57" w:rsidDel="00467F2E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08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delText xml:space="preserve">a: </w:delText>
              </w:r>
              <w:r w:rsidR="00502F8E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209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Пользователь</w:delText>
              </w:r>
            </w:del>
          </w:p>
        </w:tc>
        <w:tc>
          <w:tcPr>
            <w:tcW w:w="1674" w:type="dxa"/>
          </w:tcPr>
          <w:p w14:paraId="629CB489" w14:textId="4974CEF1" w:rsidR="00502F8E" w:rsidRPr="00396B57" w:rsidRDefault="00502F8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rPrChange w:id="210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</w:pPr>
            <w:r w:rsidRPr="00396B57">
              <w:rPr>
                <w:rFonts w:ascii="Times New Roman" w:hAnsi="Times New Roman" w:cs="Times New Roman"/>
                <w:sz w:val="28"/>
                <w:szCs w:val="28"/>
                <w:rPrChange w:id="211" w:author="kovalev alex" w:date="2025-03-27T23:56:00Z">
                  <w:rPr>
                    <w:rFonts w:ascii="Times New Roman" w:hAnsi="Times New Roman" w:cs="Times New Roman"/>
                  </w:rPr>
                </w:rPrChange>
              </w:rPr>
              <w:t>Синхронное</w:t>
            </w:r>
          </w:p>
        </w:tc>
        <w:tc>
          <w:tcPr>
            <w:tcW w:w="4143" w:type="dxa"/>
          </w:tcPr>
          <w:p w14:paraId="30C6E36E" w14:textId="6C319E48" w:rsidR="00502F8E" w:rsidRPr="00396B57" w:rsidRDefault="00467F2E" w:rsidP="00396B57">
            <w:pPr>
              <w:rPr>
                <w:rFonts w:ascii="Times New Roman" w:hAnsi="Times New Roman" w:cs="Times New Roman"/>
                <w:sz w:val="28"/>
                <w:szCs w:val="28"/>
                <w:rPrChange w:id="212" w:author="kovalev alex" w:date="2025-03-27T23:56:00Z">
                  <w:rPr/>
                </w:rPrChange>
              </w:rPr>
              <w:pPrChange w:id="213" w:author="kovalev alex" w:date="2025-03-27T23:56:00Z">
                <w:pPr>
                  <w:spacing w:line="360" w:lineRule="auto"/>
                  <w:jc w:val="both"/>
                </w:pPr>
              </w:pPrChange>
            </w:pPr>
            <w:ins w:id="214" w:author="kovalev alex" w:date="2025-03-27T23:55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215" w:author="kovalev alex" w:date="2025-03-27T23:56:00Z">
                    <w:rPr>
                      <w:rFonts w:ascii="Inter Fallback" w:hAnsi="Inter Fallback"/>
                      <w:sz w:val="21"/>
                      <w:szCs w:val="21"/>
                      <w:shd w:val="clear" w:color="auto" w:fill="111115"/>
                    </w:rPr>
                  </w:rPrChange>
                </w:rPr>
                <w:t>Закрытие системы(IMS)</w:t>
              </w:r>
              <w:r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216" w:author="kovalev alex" w:date="2025-03-27T23:56:00Z">
                    <w:rPr/>
                  </w:rPrChange>
                </w:rPr>
                <w:t xml:space="preserve"> </w:t>
              </w:r>
            </w:ins>
          </w:p>
        </w:tc>
        <w:tc>
          <w:tcPr>
            <w:tcW w:w="2542" w:type="dxa"/>
          </w:tcPr>
          <w:p w14:paraId="590FCFDF" w14:textId="654F0B48" w:rsidR="00502F8E" w:rsidRPr="00396B57" w:rsidRDefault="00467F2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  <w:rPrChange w:id="217" w:author="kovalev alex" w:date="2025-03-27T23:56:00Z">
                  <w:rPr>
                    <w:rFonts w:ascii="Times New Roman" w:hAnsi="Times New Roman" w:cs="Times New Roman"/>
                    <w:lang w:val="en-US"/>
                  </w:rPr>
                </w:rPrChange>
              </w:rPr>
            </w:pPr>
            <w:ins w:id="218" w:author="kovalev alex" w:date="2025-03-27T23:55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219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e: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20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IMS</w:t>
              </w:r>
            </w:ins>
            <w:del w:id="221" w:author="kovalev alex" w:date="2025-03-27T23:55:00Z">
              <w:r w:rsidR="00502F8E" w:rsidRPr="00396B57" w:rsidDel="00467F2E">
                <w:rPr>
                  <w:rFonts w:ascii="Times New Roman" w:hAnsi="Times New Roman" w:cs="Times New Roman"/>
                  <w:sz w:val="28"/>
                  <w:szCs w:val="28"/>
                  <w:rPrChange w:id="222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delText>:Система</w:delText>
              </w:r>
            </w:del>
          </w:p>
        </w:tc>
      </w:tr>
      <w:tr w:rsidR="00467F2E" w14:paraId="45B62275" w14:textId="77777777" w:rsidTr="00467F2E">
        <w:trPr>
          <w:jc w:val="center"/>
          <w:ins w:id="223" w:author="kovalev alex" w:date="2025-03-27T23:55:00Z"/>
        </w:trPr>
        <w:tc>
          <w:tcPr>
            <w:tcW w:w="1897" w:type="dxa"/>
          </w:tcPr>
          <w:p w14:paraId="7A3B44E9" w14:textId="4A319A67" w:rsidR="00467F2E" w:rsidRPr="00396B57" w:rsidRDefault="00467F2E" w:rsidP="00467F2E">
            <w:pPr>
              <w:spacing w:line="360" w:lineRule="auto"/>
              <w:jc w:val="both"/>
              <w:rPr>
                <w:ins w:id="224" w:author="kovalev alex" w:date="2025-03-27T23:55:00Z"/>
                <w:rFonts w:ascii="Times New Roman" w:hAnsi="Times New Roman" w:cs="Times New Roman"/>
                <w:sz w:val="28"/>
                <w:szCs w:val="28"/>
                <w:lang w:val="en-US"/>
                <w:rPrChange w:id="225" w:author="kovalev alex" w:date="2025-03-27T23:56:00Z">
                  <w:rPr>
                    <w:ins w:id="226" w:author="kovalev alex" w:date="2025-03-27T23:55:00Z"/>
                    <w:rFonts w:ascii="Times New Roman" w:hAnsi="Times New Roman" w:cs="Times New Roman"/>
                    <w:lang w:val="en-US"/>
                  </w:rPr>
                </w:rPrChange>
              </w:rPr>
            </w:pPr>
            <w:proofErr w:type="gramStart"/>
            <w:ins w:id="227" w:author="kovalev alex" w:date="2025-03-27T23:56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28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b</w:t>
              </w:r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229" w:author="kovalev alex" w:date="2025-03-27T23:56:00Z">
                    <w:rPr>
                      <w:rFonts w:ascii="Times New Roman" w:hAnsi="Times New Roman" w:cs="Times New Roman"/>
                    </w:rPr>
                  </w:rPrChange>
                </w:rPr>
                <w:t>:Бармен</w:t>
              </w:r>
            </w:ins>
            <w:proofErr w:type="gramEnd"/>
          </w:p>
        </w:tc>
        <w:tc>
          <w:tcPr>
            <w:tcW w:w="1674" w:type="dxa"/>
          </w:tcPr>
          <w:p w14:paraId="4ECF9CE6" w14:textId="40369A60" w:rsidR="00467F2E" w:rsidRPr="00396B57" w:rsidRDefault="00F65B8E" w:rsidP="00467F2E">
            <w:pPr>
              <w:spacing w:line="360" w:lineRule="auto"/>
              <w:jc w:val="both"/>
              <w:rPr>
                <w:ins w:id="230" w:author="kovalev alex" w:date="2025-03-27T23:55:00Z"/>
                <w:rFonts w:ascii="Times New Roman" w:hAnsi="Times New Roman" w:cs="Times New Roman"/>
                <w:sz w:val="28"/>
                <w:szCs w:val="28"/>
                <w:rPrChange w:id="231" w:author="kovalev alex" w:date="2025-03-27T23:56:00Z">
                  <w:rPr>
                    <w:ins w:id="232" w:author="kovalev alex" w:date="2025-03-27T23:55:00Z"/>
                    <w:rFonts w:ascii="Times New Roman" w:hAnsi="Times New Roman" w:cs="Times New Roman"/>
                  </w:rPr>
                </w:rPrChange>
              </w:rPr>
            </w:pPr>
            <w:ins w:id="233" w:author="kovalev alex" w:date="2025-03-28T00:23:00Z">
              <w:r w:rsidRPr="006D016B">
                <w:rPr>
                  <w:rFonts w:ascii="Times New Roman" w:hAnsi="Times New Roman" w:cs="Times New Roman"/>
                  <w:sz w:val="28"/>
                  <w:szCs w:val="28"/>
                </w:rPr>
                <w:t>Синхронное</w:t>
              </w:r>
            </w:ins>
          </w:p>
        </w:tc>
        <w:tc>
          <w:tcPr>
            <w:tcW w:w="4143" w:type="dxa"/>
          </w:tcPr>
          <w:p w14:paraId="15B5882D" w14:textId="7035E68F" w:rsidR="00467F2E" w:rsidRPr="00396B57" w:rsidRDefault="00467F2E" w:rsidP="00467F2E">
            <w:pPr>
              <w:widowControl/>
              <w:suppressAutoHyphens w:val="0"/>
              <w:jc w:val="both"/>
              <w:rPr>
                <w:ins w:id="234" w:author="kovalev alex" w:date="2025-03-27T23:56:00Z"/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:rPrChange w:id="235" w:author="kovalev alex" w:date="2025-03-27T23:56:00Z">
                  <w:rPr>
                    <w:ins w:id="236" w:author="kovalev alex" w:date="2025-03-27T23:56:00Z"/>
                    <w:rFonts w:ascii="Inter Fallback" w:eastAsia="Times New Roman" w:hAnsi="Inter Fallback" w:cs="Times New Roman"/>
                    <w:kern w:val="0"/>
                    <w:sz w:val="21"/>
                    <w:szCs w:val="21"/>
                    <w:lang w:eastAsia="ru-RU" w:bidi="ar-SA"/>
                  </w:rPr>
                </w:rPrChange>
              </w:rPr>
            </w:pPr>
            <w:ins w:id="237" w:author="kovalev alex" w:date="2025-03-27T23:56:00Z">
              <w:r w:rsidRPr="00396B57">
                <w:rPr>
                  <w:rFonts w:ascii="Times New Roman" w:hAnsi="Times New Roman" w:cs="Times New Roman"/>
                  <w:sz w:val="28"/>
                  <w:szCs w:val="28"/>
                  <w:rPrChange w:id="238" w:author="kovalev alex" w:date="2025-03-27T23:56:00Z">
                    <w:rPr>
                      <w:rFonts w:ascii="Inter Fallback" w:hAnsi="Inter Fallback"/>
                      <w:sz w:val="21"/>
                      <w:szCs w:val="21"/>
                    </w:rPr>
                  </w:rPrChange>
                </w:rPr>
                <w:t>Закрытие системы(POS)</w:t>
              </w:r>
            </w:ins>
          </w:p>
          <w:p w14:paraId="0DC2FFF2" w14:textId="77777777" w:rsidR="00467F2E" w:rsidRPr="00396B57" w:rsidRDefault="00467F2E" w:rsidP="00467F2E">
            <w:pPr>
              <w:spacing w:line="360" w:lineRule="auto"/>
              <w:jc w:val="both"/>
              <w:rPr>
                <w:ins w:id="239" w:author="kovalev alex" w:date="2025-03-27T23:55:00Z"/>
                <w:rFonts w:ascii="Times New Roman" w:hAnsi="Times New Roman" w:cs="Times New Roman"/>
                <w:sz w:val="28"/>
                <w:szCs w:val="28"/>
                <w:shd w:val="clear" w:color="auto" w:fill="111115"/>
                <w:rPrChange w:id="240" w:author="kovalev alex" w:date="2025-03-27T23:56:00Z">
                  <w:rPr>
                    <w:ins w:id="241" w:author="kovalev alex" w:date="2025-03-27T23:55:00Z"/>
                    <w:rFonts w:ascii="Inter Fallback" w:hAnsi="Inter Fallback"/>
                    <w:sz w:val="21"/>
                    <w:szCs w:val="21"/>
                    <w:shd w:val="clear" w:color="auto" w:fill="111115"/>
                  </w:rPr>
                </w:rPrChange>
              </w:rPr>
            </w:pPr>
          </w:p>
        </w:tc>
        <w:tc>
          <w:tcPr>
            <w:tcW w:w="2542" w:type="dxa"/>
          </w:tcPr>
          <w:p w14:paraId="0CE198F8" w14:textId="64C143B3" w:rsidR="00467F2E" w:rsidRPr="00396B57" w:rsidRDefault="00467F2E" w:rsidP="00467F2E">
            <w:pPr>
              <w:spacing w:line="360" w:lineRule="auto"/>
              <w:jc w:val="both"/>
              <w:rPr>
                <w:ins w:id="242" w:author="kovalev alex" w:date="2025-03-27T23:55:00Z"/>
                <w:rFonts w:ascii="Times New Roman" w:hAnsi="Times New Roman" w:cs="Times New Roman"/>
                <w:sz w:val="28"/>
                <w:szCs w:val="28"/>
                <w:rPrChange w:id="243" w:author="kovalev alex" w:date="2025-03-27T23:56:00Z">
                  <w:rPr>
                    <w:ins w:id="244" w:author="kovalev alex" w:date="2025-03-27T23:55:00Z"/>
                    <w:rFonts w:ascii="Times New Roman" w:hAnsi="Times New Roman" w:cs="Times New Roman"/>
                  </w:rPr>
                </w:rPrChange>
              </w:rPr>
            </w:pPr>
            <w:proofErr w:type="gramStart"/>
            <w:ins w:id="245" w:author="kovalev alex" w:date="2025-03-27T23:56:00Z">
              <w:r w:rsidRPr="00396B57">
                <w:rPr>
                  <w:rFonts w:ascii="Times New Roman" w:hAnsi="Times New Roman" w:cs="Times New Roman"/>
                  <w:sz w:val="28"/>
                  <w:szCs w:val="28"/>
                  <w:lang w:val="en-US"/>
                  <w:rPrChange w:id="246" w:author="kovalev alex" w:date="2025-03-27T23:56:00Z">
                    <w:rPr>
                      <w:rFonts w:ascii="Times New Roman" w:hAnsi="Times New Roman" w:cs="Times New Roman"/>
                      <w:lang w:val="en-US"/>
                    </w:rPr>
                  </w:rPrChange>
                </w:rPr>
                <w:t>g:POS</w:t>
              </w:r>
            </w:ins>
            <w:proofErr w:type="gramEnd"/>
          </w:p>
        </w:tc>
      </w:tr>
    </w:tbl>
    <w:p w14:paraId="7FAB05DA" w14:textId="2C902F10" w:rsidR="003B6B1D" w:rsidRDefault="003B6B1D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6A42EB" w14:textId="5C38F24D" w:rsidR="00B025CF" w:rsidRPr="000E2F80" w:rsidRDefault="000E2F80" w:rsidP="000E2F80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E2F80">
        <w:rPr>
          <w:rFonts w:ascii="Times New Roman" w:hAnsi="Times New Roman" w:cs="Times New Roman"/>
          <w:sz w:val="28"/>
          <w:szCs w:val="22"/>
        </w:rPr>
        <w:t>Построить модель отношений между объектами (диаграмма кооперации) рассматриваемой системы (варианта учебного проекта) в рамках одного прецедента.</w:t>
      </w:r>
    </w:p>
    <w:p w14:paraId="06E29181" w14:textId="4E64390C" w:rsidR="004006F8" w:rsidRDefault="00DC1BC0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ins w:id="247" w:author="kovalev alex" w:date="2025-03-28T00:32:00Z">
        <w:r>
          <w:rPr>
            <w:rFonts w:ascii="Times New Roman" w:hAnsi="Times New Roman" w:cs="Times New Roman"/>
            <w:noProof/>
            <w:sz w:val="28"/>
            <w:szCs w:val="28"/>
            <w:lang w:eastAsia="ru-RU" w:bidi="ar-SA"/>
          </w:rPr>
          <w:drawing>
            <wp:inline distT="0" distB="0" distL="0" distR="0" wp14:anchorId="75ED6503" wp14:editId="585D642A">
              <wp:extent cx="5940425" cy="4088765"/>
              <wp:effectExtent l="0" t="0" r="3175" b="6985"/>
              <wp:docPr id="18" name="Graphic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Graphic 18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8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088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48" w:author="kovalev alex" w:date="2025-03-28T00:32:00Z">
        <w:r w:rsidR="00715097" w:rsidDel="00DC1BC0">
          <w:rPr>
            <w:rFonts w:ascii="Times New Roman" w:hAnsi="Times New Roman" w:cs="Times New Roman"/>
            <w:noProof/>
            <w:sz w:val="28"/>
            <w:szCs w:val="28"/>
            <w:lang w:eastAsia="ru-RU" w:bidi="ar-SA"/>
          </w:rPr>
          <w:drawing>
            <wp:inline distT="0" distB="0" distL="0" distR="0" wp14:anchorId="00921C3C" wp14:editId="6DA7173E">
              <wp:extent cx="5940425" cy="3734435"/>
              <wp:effectExtent l="0" t="0" r="0" b="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r4_4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734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72965F4" w14:textId="6C0CFB27" w:rsidR="00BB5BCD" w:rsidRPr="003F3CD8" w:rsidRDefault="003F3CD8" w:rsidP="00BB5BC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>Рисунок 4</w:t>
      </w:r>
      <w:r w:rsidR="00BB5BCD" w:rsidRPr="003F3CD8">
        <w:rPr>
          <w:rFonts w:ascii="Times New Roman" w:hAnsi="Times New Roman" w:cs="Times New Roman"/>
          <w:b/>
          <w:szCs w:val="28"/>
        </w:rPr>
        <w:t xml:space="preserve"> - </w:t>
      </w:r>
      <w:r>
        <w:rPr>
          <w:rFonts w:ascii="Times New Roman" w:hAnsi="Times New Roman" w:cs="Times New Roman"/>
          <w:b/>
          <w:szCs w:val="28"/>
        </w:rPr>
        <w:t>Д</w:t>
      </w:r>
      <w:r w:rsidR="00BB5BCD" w:rsidRPr="003F3CD8">
        <w:rPr>
          <w:rFonts w:ascii="Times New Roman" w:hAnsi="Times New Roman" w:cs="Times New Roman"/>
          <w:b/>
          <w:szCs w:val="28"/>
        </w:rPr>
        <w:t>иаграмма кооперации организации расписания в ВУЗе</w:t>
      </w:r>
    </w:p>
    <w:p w14:paraId="6D032AA4" w14:textId="77777777" w:rsidR="00BB5BCD" w:rsidRPr="00C278F4" w:rsidRDefault="00BB5BCD" w:rsidP="00BB5BC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1B9853" w14:textId="411A8C37" w:rsidR="00523EC0" w:rsidRPr="004E5403" w:rsidRDefault="00970ED6" w:rsidP="004E5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 w:rsidR="006860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8607A">
        <w:rPr>
          <w:rFonts w:ascii="Times New Roman" w:hAnsi="Times New Roman" w:cs="Times New Roman"/>
          <w:bCs/>
          <w:sz w:val="28"/>
          <w:szCs w:val="28"/>
        </w:rPr>
        <w:t>При выполнении данной практической работы был</w:t>
      </w:r>
      <w:r w:rsidR="00D16205">
        <w:rPr>
          <w:rFonts w:ascii="Times New Roman" w:hAnsi="Times New Roman" w:cs="Times New Roman"/>
          <w:bCs/>
          <w:sz w:val="28"/>
          <w:szCs w:val="28"/>
        </w:rPr>
        <w:t>а</w:t>
      </w:r>
      <w:r w:rsidR="0068607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607A" w:rsidRPr="00051A1F">
        <w:rPr>
          <w:rFonts w:ascii="Times New Roman" w:hAnsi="Times New Roman" w:cs="Times New Roman"/>
          <w:sz w:val="28"/>
          <w:szCs w:val="28"/>
        </w:rPr>
        <w:t>изуч</w:t>
      </w:r>
      <w:r w:rsidR="0068607A">
        <w:rPr>
          <w:rFonts w:ascii="Times New Roman" w:hAnsi="Times New Roman" w:cs="Times New Roman"/>
          <w:sz w:val="28"/>
          <w:szCs w:val="28"/>
        </w:rPr>
        <w:t>ен</w:t>
      </w:r>
      <w:r w:rsidR="00D16205">
        <w:rPr>
          <w:rFonts w:ascii="Times New Roman" w:hAnsi="Times New Roman" w:cs="Times New Roman"/>
          <w:sz w:val="28"/>
          <w:szCs w:val="28"/>
        </w:rPr>
        <w:t xml:space="preserve">а </w:t>
      </w:r>
      <w:r w:rsidR="00D16205" w:rsidRPr="002C4014">
        <w:rPr>
          <w:rFonts w:ascii="Times New Roman" w:hAnsi="Times New Roman" w:cs="Times New Roman"/>
          <w:sz w:val="28"/>
          <w:szCs w:val="28"/>
        </w:rPr>
        <w:t>структур</w:t>
      </w:r>
      <w:r w:rsidR="00D16205">
        <w:rPr>
          <w:rFonts w:ascii="Times New Roman" w:hAnsi="Times New Roman" w:cs="Times New Roman"/>
          <w:sz w:val="28"/>
          <w:szCs w:val="28"/>
        </w:rPr>
        <w:t>а</w:t>
      </w:r>
      <w:r w:rsidR="00D16205" w:rsidRPr="002C4014">
        <w:rPr>
          <w:rFonts w:ascii="Times New Roman" w:hAnsi="Times New Roman" w:cs="Times New Roman"/>
          <w:sz w:val="28"/>
          <w:szCs w:val="28"/>
        </w:rPr>
        <w:t xml:space="preserve"> </w:t>
      </w:r>
      <w:r w:rsidR="00D24A2D">
        <w:rPr>
          <w:rFonts w:ascii="Times New Roman" w:hAnsi="Times New Roman" w:cs="Times New Roman"/>
          <w:sz w:val="28"/>
          <w:szCs w:val="28"/>
        </w:rPr>
        <w:t>анализа, правила построения диаграмм последовательности, коопераци</w:t>
      </w:r>
      <w:r w:rsidR="006A2435">
        <w:rPr>
          <w:rFonts w:ascii="Times New Roman" w:hAnsi="Times New Roman" w:cs="Times New Roman"/>
          <w:sz w:val="28"/>
          <w:szCs w:val="28"/>
        </w:rPr>
        <w:t>и</w:t>
      </w:r>
      <w:r w:rsidR="00D16205" w:rsidRPr="002C4014">
        <w:rPr>
          <w:rFonts w:ascii="Times New Roman" w:hAnsi="Times New Roman" w:cs="Times New Roman"/>
          <w:sz w:val="28"/>
          <w:szCs w:val="28"/>
        </w:rPr>
        <w:t>.</w:t>
      </w:r>
    </w:p>
    <w:sectPr w:rsidR="00523EC0" w:rsidRPr="004E5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Inter Fallbac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5DA7"/>
    <w:multiLevelType w:val="multilevel"/>
    <w:tmpl w:val="4148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631B6"/>
    <w:multiLevelType w:val="multilevel"/>
    <w:tmpl w:val="A5D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BC3E93"/>
    <w:multiLevelType w:val="hybridMultilevel"/>
    <w:tmpl w:val="E7F8A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A7120A"/>
    <w:multiLevelType w:val="hybridMultilevel"/>
    <w:tmpl w:val="206A0106"/>
    <w:lvl w:ilvl="0" w:tplc="C8420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ovalev alex">
    <w15:presenceInfo w15:providerId="Windows Live" w15:userId="391b6e4139cffe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DF0"/>
    <w:rsid w:val="00014836"/>
    <w:rsid w:val="00025CCE"/>
    <w:rsid w:val="00036EEB"/>
    <w:rsid w:val="00043E44"/>
    <w:rsid w:val="00047EE0"/>
    <w:rsid w:val="00063A81"/>
    <w:rsid w:val="000718C3"/>
    <w:rsid w:val="000854A9"/>
    <w:rsid w:val="00087C64"/>
    <w:rsid w:val="000A1629"/>
    <w:rsid w:val="000A77A8"/>
    <w:rsid w:val="000B3545"/>
    <w:rsid w:val="000B4B4D"/>
    <w:rsid w:val="000C590A"/>
    <w:rsid w:val="000E2F80"/>
    <w:rsid w:val="000F1951"/>
    <w:rsid w:val="000F75B2"/>
    <w:rsid w:val="00124873"/>
    <w:rsid w:val="00137EBA"/>
    <w:rsid w:val="00143E85"/>
    <w:rsid w:val="001823B2"/>
    <w:rsid w:val="001941EA"/>
    <w:rsid w:val="001A4975"/>
    <w:rsid w:val="001A6E53"/>
    <w:rsid w:val="001D23B5"/>
    <w:rsid w:val="001D2761"/>
    <w:rsid w:val="00232A2C"/>
    <w:rsid w:val="00250906"/>
    <w:rsid w:val="00257EC6"/>
    <w:rsid w:val="00264F05"/>
    <w:rsid w:val="00267BAC"/>
    <w:rsid w:val="0027477A"/>
    <w:rsid w:val="002C4014"/>
    <w:rsid w:val="002C6791"/>
    <w:rsid w:val="002D6B5B"/>
    <w:rsid w:val="002F4CE8"/>
    <w:rsid w:val="00310D59"/>
    <w:rsid w:val="003313C0"/>
    <w:rsid w:val="0033208C"/>
    <w:rsid w:val="0034352F"/>
    <w:rsid w:val="00362859"/>
    <w:rsid w:val="00372817"/>
    <w:rsid w:val="00396B57"/>
    <w:rsid w:val="003B1721"/>
    <w:rsid w:val="003B6B1D"/>
    <w:rsid w:val="003C57B3"/>
    <w:rsid w:val="003F3CD8"/>
    <w:rsid w:val="004006F8"/>
    <w:rsid w:val="004024A1"/>
    <w:rsid w:val="0041614E"/>
    <w:rsid w:val="004215CE"/>
    <w:rsid w:val="00467F2E"/>
    <w:rsid w:val="0047672B"/>
    <w:rsid w:val="004824CF"/>
    <w:rsid w:val="004B3016"/>
    <w:rsid w:val="004C61FB"/>
    <w:rsid w:val="004E5403"/>
    <w:rsid w:val="004F52DB"/>
    <w:rsid w:val="00502F8E"/>
    <w:rsid w:val="005048EC"/>
    <w:rsid w:val="00522F4B"/>
    <w:rsid w:val="00523EC0"/>
    <w:rsid w:val="00530F54"/>
    <w:rsid w:val="00544640"/>
    <w:rsid w:val="00544ED1"/>
    <w:rsid w:val="00550028"/>
    <w:rsid w:val="00557779"/>
    <w:rsid w:val="00560141"/>
    <w:rsid w:val="00562602"/>
    <w:rsid w:val="00564C43"/>
    <w:rsid w:val="005E3167"/>
    <w:rsid w:val="005F0766"/>
    <w:rsid w:val="00604BAA"/>
    <w:rsid w:val="006421C9"/>
    <w:rsid w:val="00652300"/>
    <w:rsid w:val="006550A8"/>
    <w:rsid w:val="006565DD"/>
    <w:rsid w:val="00663A53"/>
    <w:rsid w:val="006711BD"/>
    <w:rsid w:val="00674772"/>
    <w:rsid w:val="00685315"/>
    <w:rsid w:val="0068607A"/>
    <w:rsid w:val="006906DB"/>
    <w:rsid w:val="006A2435"/>
    <w:rsid w:val="006A35BE"/>
    <w:rsid w:val="006B1C20"/>
    <w:rsid w:val="006B4227"/>
    <w:rsid w:val="006C62E6"/>
    <w:rsid w:val="006C7C7D"/>
    <w:rsid w:val="006C7D07"/>
    <w:rsid w:val="006D69BF"/>
    <w:rsid w:val="006E01F2"/>
    <w:rsid w:val="006F1502"/>
    <w:rsid w:val="00715097"/>
    <w:rsid w:val="007469B9"/>
    <w:rsid w:val="00757EC7"/>
    <w:rsid w:val="00765013"/>
    <w:rsid w:val="00781D9B"/>
    <w:rsid w:val="00797883"/>
    <w:rsid w:val="007B2816"/>
    <w:rsid w:val="007B4B9A"/>
    <w:rsid w:val="007D00A2"/>
    <w:rsid w:val="007D1FD3"/>
    <w:rsid w:val="007D3B6A"/>
    <w:rsid w:val="00824B02"/>
    <w:rsid w:val="00826D79"/>
    <w:rsid w:val="008470D0"/>
    <w:rsid w:val="00891929"/>
    <w:rsid w:val="008A61B6"/>
    <w:rsid w:val="008F2834"/>
    <w:rsid w:val="008F50A4"/>
    <w:rsid w:val="0090578F"/>
    <w:rsid w:val="009210ED"/>
    <w:rsid w:val="00934F00"/>
    <w:rsid w:val="00943391"/>
    <w:rsid w:val="00950595"/>
    <w:rsid w:val="00957B3E"/>
    <w:rsid w:val="00970ED6"/>
    <w:rsid w:val="00980A1B"/>
    <w:rsid w:val="009819F7"/>
    <w:rsid w:val="00991193"/>
    <w:rsid w:val="009C3A01"/>
    <w:rsid w:val="00A025A0"/>
    <w:rsid w:val="00A05BDF"/>
    <w:rsid w:val="00A27234"/>
    <w:rsid w:val="00A81055"/>
    <w:rsid w:val="00A921DE"/>
    <w:rsid w:val="00A93914"/>
    <w:rsid w:val="00AA15F9"/>
    <w:rsid w:val="00AA3D8E"/>
    <w:rsid w:val="00AA3F33"/>
    <w:rsid w:val="00AE26D6"/>
    <w:rsid w:val="00AE7030"/>
    <w:rsid w:val="00B025CF"/>
    <w:rsid w:val="00B05D5C"/>
    <w:rsid w:val="00B25230"/>
    <w:rsid w:val="00B27453"/>
    <w:rsid w:val="00B343D3"/>
    <w:rsid w:val="00B51E36"/>
    <w:rsid w:val="00B52C84"/>
    <w:rsid w:val="00B60980"/>
    <w:rsid w:val="00B73D3E"/>
    <w:rsid w:val="00B8431E"/>
    <w:rsid w:val="00BA481F"/>
    <w:rsid w:val="00BB0B68"/>
    <w:rsid w:val="00BB38C4"/>
    <w:rsid w:val="00BB5BCD"/>
    <w:rsid w:val="00BB612D"/>
    <w:rsid w:val="00BD6EC5"/>
    <w:rsid w:val="00BE1DF0"/>
    <w:rsid w:val="00C278F4"/>
    <w:rsid w:val="00C37C02"/>
    <w:rsid w:val="00C47FA8"/>
    <w:rsid w:val="00C50EB9"/>
    <w:rsid w:val="00C63FB2"/>
    <w:rsid w:val="00CB3F5B"/>
    <w:rsid w:val="00CB7E61"/>
    <w:rsid w:val="00CF5DF8"/>
    <w:rsid w:val="00D13644"/>
    <w:rsid w:val="00D15E40"/>
    <w:rsid w:val="00D16205"/>
    <w:rsid w:val="00D24A2D"/>
    <w:rsid w:val="00D345F9"/>
    <w:rsid w:val="00D409D6"/>
    <w:rsid w:val="00D46A68"/>
    <w:rsid w:val="00D97F4E"/>
    <w:rsid w:val="00DB2671"/>
    <w:rsid w:val="00DC1141"/>
    <w:rsid w:val="00DC1BC0"/>
    <w:rsid w:val="00DE70D1"/>
    <w:rsid w:val="00DE759D"/>
    <w:rsid w:val="00DE7941"/>
    <w:rsid w:val="00E024D6"/>
    <w:rsid w:val="00E11E91"/>
    <w:rsid w:val="00E501C9"/>
    <w:rsid w:val="00E8670E"/>
    <w:rsid w:val="00E87335"/>
    <w:rsid w:val="00EB2EB6"/>
    <w:rsid w:val="00EC2BC7"/>
    <w:rsid w:val="00F23690"/>
    <w:rsid w:val="00F36286"/>
    <w:rsid w:val="00F36836"/>
    <w:rsid w:val="00F41AD8"/>
    <w:rsid w:val="00F43581"/>
    <w:rsid w:val="00F44F7B"/>
    <w:rsid w:val="00F469E3"/>
    <w:rsid w:val="00F6045F"/>
    <w:rsid w:val="00F65B8E"/>
    <w:rsid w:val="00F7106C"/>
    <w:rsid w:val="00F825A5"/>
    <w:rsid w:val="00FB1E29"/>
    <w:rsid w:val="00FD2434"/>
    <w:rsid w:val="00F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AC97F"/>
  <w15:chartTrackingRefBased/>
  <w15:docId w15:val="{F0642DED-985F-4B3D-AAAD-AF307DB9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DF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1">
    <w:name w:val="heading 1"/>
    <w:next w:val="Normal"/>
    <w:link w:val="Heading1Char"/>
    <w:uiPriority w:val="9"/>
    <w:unhideWhenUsed/>
    <w:qFormat/>
    <w:rsid w:val="00E024D6"/>
    <w:pPr>
      <w:keepNext/>
      <w:keepLines/>
      <w:spacing w:after="0"/>
      <w:ind w:left="47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1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564C43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E024D6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customStyle="1" w:styleId="TableGrid0">
    <w:name w:val="TableGrid"/>
    <w:rsid w:val="00E024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E024D6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Arial"/>
      <w:kern w:val="3"/>
      <w:sz w:val="20"/>
      <w:szCs w:val="20"/>
      <w:lang w:eastAsia="zh-CN" w:bidi="hi-IN"/>
    </w:rPr>
  </w:style>
  <w:style w:type="paragraph" w:styleId="ListParagraph">
    <w:name w:val="List Paragraph"/>
    <w:basedOn w:val="Normal"/>
    <w:uiPriority w:val="34"/>
    <w:qFormat/>
    <w:rsid w:val="006550A8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AA3F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7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customXml" Target="ink/ink1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6T16:16:25.3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926 556 6144,'22'-3'2058,"-22"3"-1841,1-1-1,-1 0 0,0 1 1,1-1-1,-1 0 0,0 1 1,1-1-1,-1 0 0,0 0 1,0 0-1,0 1 0,1-1 1,-1 0-1,0 0 0,0 0 1,0 1-1,0-1 0,-1 0 1,1 0-1,0 0 0,0 1 1,0-1-1,-1 0 0,1 0 1,0 1-1,-1-1 0,1 0 1,0 1-1,-1-1 0,1 0 1,-1 1-1,1-1 0,-1 1 1,0-1-1,1 0-216,-1 1-30,-1-4 74,0 0 1,-1 0-1,0 0 1,0 1-1,0-1 1,0 1-1,0 0 1,-1-1-1,0 2 1,0-1 0,1 0-1,-1 1 1,-1-1-1,1 1 1,0 1-1,-1-1 1,-1 0-45,-9-1-269,-1 1 0,0 1 1,0 1-1,0 0 0,1 0 1,-1 2-1,-5 1 269,-32 2-663,-31-3 346,0-4-1,-50-8 318,115 8 79,1 0 0,0-1 1,0-1-1,0-1 0,0-1 0,0 0-79,18 6-2,0 0 0,1 0-1,-1 1 1,0-1 0,1 0 0,-1 0 0,0 0 0,1 0-1,-1 1 1,0-1 0,1 0 0,-1 0 0,0 0 0,1 0-1,-1 0 1,1 0 0,-1 0 0,0 0 0,1 0 0,-1 0-1,0 0 1,1 0 0,-1-1 0,0 1 0,1 0 0,-1 0-1,0 0 1,1 0 0,-1-1 0,0 1 0,1 0 0,-1 0-1,0 0 1,0-1 0,1 1 0,-1 0 0,0-1 0,0 1-1,1 0 1,-1 0 0,0-1 0,0 1 0,0 0 0,0-1-1,0 1 1,1-1 0,-1 1 0,0 0 0,0-1 0,0 1-1,0 0 1,0-1 0,0 1 0,0 0 0,0-1 0,0 1-1,0-1 1,0 1 0,-1 0 0,1-1 0,0 1 0,0 0-1,0-1 1,-1 1 2,114 7-304,664-24 586,-774 17-281,345-22 1279,-291 17-459,-57 5-810,0 0 1,0 0-1,0 1 0,0-1 0,0 0 1,0 0-1,0 0 0,0 0 0,0 1 0,0-1 1,0 0-1,0 0 0,0 0 0,0 0 1,0 1-1,0-1 0,1 0 0,-1 0 1,0 0-1,0 0 0,0 1 0,0-1 1,0 0-1,0 0 0,0 0 0,1 0 0,-1 0 1,0 0-1,0 0 0,0 1 0,0-1 1,1 0-1,-1 0 0,0 0 0,0 0 1,0 0-1,0 0 0,1 0 0,-1 0 0,0 0-11,-20 9 85,-99 8-224,78-14 70,10 0 5,-1052 127-790,954-96 460,103-12 108,26-22 282,0 1 1,0 0 0,0 0 0,0 0 0,0 0-1,0-1 1,0 1 0,0 0 0,0 0 0,0 0-1,0 0 1,1-1 0,-1 1 0,0 0 0,1 0-1,-1-1 1,0 1 0,1 0 0,-1-1 0,1 0-1,-1 1 1,1-1 0,0 1 0,-1 0 0,1-1-1,0 1 1,-1-1 0,1 1 0,0-1 0,-1 0-1,1 1 1,0-1 0,0 0 0,0 0 0,-1 1 0,1-1-1,0 0 1,0 0 0,0 0 3,22 7-1,0-1 0,0-1 0,1-1 0,-1-1 0,15 0 1,-25-2 0,134 3-111,1-7 0,-1-6 0,0-7 0,0-5 0,59-21 111,-160 31 1232,-31 3 52,-26 3-131,-92 19-422,-529 78-737,245-31-207,304-42-566,73-19 175,36-11 451,759-208-7,-643 167 1099,-141 52-917,0 0 10,1-1 0,-1 1 0,0 0 0,1-1 0,-1 1 0,0-1 0,1 0 0,-1 1 0,0-1 0,0 0 0,1 0 0,-1 0 0,0 0 0,0 0-1,0 0 1,0 0 0,0 0 0,-1 0 0,1 0 0,0-1 0,0 1 0,-1 0 0,1-1-32,-15-1 144,-16 5-97,1 1-1,-1 1 1,1 2-1,-15 5-46,10-3 11,-406 119-613,346-90 911,302-139-1253,76-20 885,67-14 113,-334 127 355,-44 14 46,-88 19 487,-76 4-942,134-21 119,-236 33 110,282-38-238,3-2-101,-1 1-1,1 1 0,-1-1 0,1 1 0,0 1 0,-1 0 0,1 0 0,1 0 0,-1 1 1,0 0-1,1 1 0,1-1 0,-1 2 111,6-6-30,0 1 0,1-1 0,-1 1 0,0-1 0,1 0 0,-1 1 1,1-1-1,-1 1 0,1 0 0,-1-1 0,1 1 0,0-1 0,-1 1 0,1 0 0,0-1 1,-1 1-1,1 0 0,0 0 0,0-1 0,-1 1 0,1 0 0,0 0 0,0-1 0,0 1 1,0 0-1,0 0 0,0-1 0,0 1 0,0 0 0,1-1 0,-1 1 0,0 0 1,0 0-1,1-1 0,-1 1 0,0 0 0,1-1 0,-1 1 0,0 0 0,1-1 0,-1 1 1,1-1-1,-1 1 0,1-1 0,0 1 0,-1-1 0,1 1 0,-1-1 0,1 0 0,0 1 1,-1-1-1,2 1 30,40 5-473,61-33 425,53-22 555,-3-6-1,83-45-506,-202 85 358,-21 6-94,-26 9-22,-110 31-114,-469 109 2086,568-135-2019,-104 33 84,128-38-288,1 0-1,-1 0 1,0 0-1,0 1 1,0-1-1,1 0 1,-1 0-1,0 0 1,0 1-1,0-1 1,0 0-1,0 1 1,1-1-1,-1 0 1,0 0-1,0 1 1,0-1-1,0 0 1,0 0-1,0 1 1,0-1-1,0 0 1,0 1-1,0-1 1,0 0-1,0 1 1,0-1-1,0 0 1,0 0-1,-1 1 1,1-1-1,0 0 1,0 0-1,0 1 1,0-1-1,0 0 1,-1 0-1,1 1 1,0-1-1,0 0 1,0 0-1,-1 0 1,1 1-1,0-1 1,0 0-1,-1 0 1,1 0-1,0 0 1,0 0-1,-1 0 1,1 0-1,0 1 1,-1-1-1,1 0 1,0 0-1,0 0 1,-1 0-1,1 0 1,0 0-1,-1 0 1,1 0-1,0 0 1,0-1-1,-1 1 1,1 0-1,0 0 1,-1 0-1,1 0 10,23 3-298,28-4 266,0-2 0,-1-2 0,11-5 32,-19 4-69,176-34 202,132-45-133,-325 78 232,-39 11 174,-30 7-201,-465 83-189,428-68-1360,81-26 1324,1 0 0,-1 0 0,0 0 0,1 0 0,-1 0 0,0 0 0,1 0 0,-1 0 0,0 0 0,0 0 0,1 0 0,-1 1-1,0-1 1,1 0 0,-1 0 0,0 0 0,0 1 0,1-1 0,-1 0 0,0 0 0,0 1 0,0-1 0,1 0 0,-1 0 0,0 1 0,0-1 0,0 0 0,0 1 0,1-1 0,-1 0 0,0 0 0,0 1 0,0-1-1,0 0 1,0 1 0,0-1 0,0 0 0,0 1 0,0-1 0,0 0 0,0 1 0,0-1 0,0 0 0,-1 1 0,1-1 0,0 0 0,0 1 0,0-1 0,0 0 0,0 0 0,-1 1 0,1-1 0,0 0-1,0 1 21,108-15-1903,511-104-2753,-587 112 4863,-8 1 507,1 1-1,0 1 1,0 1 0,1 1 0,9 2-714,-35-1 60,0 0 0,-1 1 0,1-1 0,0 0 1,-1 1-1,1-1 0,0 0 0,-1 1 0,1-1 1,0 0-1,-1 1 0,1-1 0,0 1 0,0-1 1,0 0-1,-1 1 0,1-1 0,0 1 0,0-1 1,0 1-1,0-1 0,0 1 0,0-1 0,0 0 1,0 1-1,0-1 0,0 1 0,0-1 0,0 1 1,0-1-1,0 1 0,0-1 0,1 1 0,-1-1 1,0 0-1,0 1 0,0-1 0,1 1 0,-1-1 1,0 0-1,1 1 0,-1-1 0,0 0 0,1 1 1,-1-1-1,0 0 0,1 0 0,-1 1 1,0-1-1,1 0 0,-1 0 0,1 1-60,-118 40 2069,-253 82-746,-95 47-704,129-51-907,315-112 160,14-5 18,-1 0 0,1 1-1,0-1 1,0 2-1,0-1 1,1 1-1,-1 0 1,1 0-1,0 1 1,0 0 110,5-5-13,1 0-1,0 0 1,0 1 0,0-1 0,-1 0 0,1 0-1,0 1 1,0-1 0,0 0 0,-1 0 0,1 1 0,0-1-1,0 0 1,0 1 0,0-1 0,0 0 0,0 0-1,0 1 1,0-1 0,0 0 0,0 1 0,0-1 0,0 0-1,0 1 1,0-1 0,0 0 0,0 1 0,0-1-1,0 0 1,0 0 0,0 1 0,1-1 0,-1 0 0,0 0-1,0 1 1,0-1 0,0 0 0,1 0 0,-1 1-1,0-1 1,0 0 0,1 0 0,-1 0 0,0 1 0,0-1-1,1 0 1,-1 0 0,0 0 0,0 0 0,1 0-1,-1 0 1,0 1 0,1-1 13,35 0-597,47-14 188,-1-3 0,-1-4 0,55-24 409,-132 44-11,399-136 3579,-367 127-2928,-201 63-608,-350 87-144,426-111-362,85-23-235,24-8 346,76-19 158,-1-5 1,-2-3-1,12-10 205,369-159 331,-311 126-214,-142 57 38,-25 6 42,-83 14 49,-225 35-22,-97 19-288,389-55 21,15-3 7,0 0-1,0 0 1,1-1 0,-1 1-1,0-1 1,0 0 0,0 0-1,0 0 1,0-1-1,1 0 1,-5-1 36,9-6-299,66-28-95,63-15 367,3 4 0,37-2 27,-73 29-21,-94 19 29,-1 1 1,0-1 0,0 1 0,0 0 1,0-1-1,0 1 0,0 0 1,0-1-1,0 1 0,0 0 0,0 0 1,0 0-1,0 0 0,0 0 0,0 0 1,0 0-1,0 0 0,0 1 1,-1-1-1,1 0 0,0 1 0,0-1 1,0 0-1,0 1 0,0-1 0,0 1 1,0-1-1,-1 1 0,1 0 0,0-1 1,0 1-1,-1 0 0,1 0 1,-1-1-1,1 1 0,0 0 0,-1 0-9,-2 1 18,1 0 0,-1 1 0,0-1 0,0 0 0,0 0 0,0 0 0,0-1-1,-1 1 1,1-1 0,-1 1 0,1-1 0,-1 0 0,1 0 0,-1 0 0,0 0-1,1 0 1,-1 0-18,-73 25 62,-1-2-1,-49 6-61,-33 7 16,160-37-20,-1 0 0,1 1 0,-1-1 0,1 0 0,-1 0 0,1 1 0,-1-1 0,1 0 0,-1 1 0,0-1 0,1 1 1,-1-1-1,1 0 0,-1 1 0,0-1 0,0 1 0,1-1 0,-1 1 0,0-1 0,0 1 0,1 0 0,-1-1 0,0 1 0,0-1 0,0 1 0,0-1 0,0 1 0,0-1 0,0 1 0,0 0 0,0-1 0,0 1 0,0-1 0,0 1 0,-1-1 1,1 1-1,0-1 0,0 1 0,0-1 0,-1 1 0,1-1 0,0 1 0,-1-1 0,1 1 0,0-1 0,-1 1 0,1-1 0,-1 0 0,1 1 0,-1-1 0,1 0 0,-1 1 0,1-1 0,-1 0 0,1 0 0,-1 1 0,1-1 0,-1 0 0,1 0 0,-1 0 1,1 0-1,-1 0 0,0 0 0,1 0 0,-1 0 0,0 0 4,69 1-150,246-24 129,-192 21 234,-122 2-211,0 0-1,-1 1 0,1-1 1,0 0-1,0 0 0,-1 1 1,1-1-1,0 0 0,0 0 1,-1 1-1,1-1 0,0 0 1,0 1-1,0-1 0,0 0 1,0 1-1,-1-1 0,1 0 1,0 1-1,0-1 0,0 0 1,0 1-1,0-1 0,0 1 1,0-1-1,0 0 0,0 1 1,1-1-1,-1 0 0,0 1 1,0-1-1,0 0 0,0 1 1,0-1-1,0 0 0,1 1 1,-1-1-1,0 0 0,0 0 1,1 1-1,-1-1 0,0 0 1,0 0-1,1 1 0,-1-1 1,0 0-1,1 0 0,-1 0 1,0 1-1,1-1 0,-1 0 1,1 0-2,-131 61-239,74-39 120,-447 184 87,413-161 166,89-45-134,1 1 0,-1-1-1,1 0 1,-1 0 0,1 1 0,-1-1 0,1 0 0,-1 1 0,1-1 0,-1 0 0,1 1 0,0-1 0,-1 1 0,1-1 0,0 1-1,-1-1 1,1 1 0,0-1 0,-1 1 0,1-1 0,0 1 0,0-1 0,0 1 0,-1 0 0,1-1 0,0 1 0,0-1 0,0 1-1,0 0 1,0-1 0,0 1 0,0-1 0,0 1 0,1-1 0,-1 1 0,0 0 0,0-1 0,0 1 0,1-1 0,-1 1 0,0-1-1,0 1 1,1-1 0,-1 1 0,1-1 0,-1 1 0,0-1 0,1 1 0,-1-1 0,1 0 0,-1 1 0,1-1 0,-1 0-1,1 0 1,-1 1 0,1-1 0,-1 0 0,1 0 0,0 1 0,-1-1 0,1 0 0,-1 0 0,1 0 0,-1 0 0,1 0 0,0 0-1,-1 0 1,1 0 0,0 0 0,108 9 0,-6-13 14,-1-4 0,1-4 0,-1-5 0,-1-4 0,2-6-14,-47 13 140,-2-2 1,0-2-1,47-22-140,-83 28 219,-18 12-215,0-1 1,0 1 0,0-1 0,0 1 0,0-1-1,0 1 1,0-1 0,0 1 0,-1-1 0,1 1-1,0 0 1,0-1 0,0 1 0,-1-1 0,1 1-1,0 0 1,0-1 0,-1 1 0,1 0 0,0-1-1,-1 1 1,1 0 0,0-1 0,-1 1-1,1 0 1,0 0 0,-1-1 0,1 1 0,-1 0-1,1 0 1,-1 0 0,1 0 0,0 0 0,-1 0-1,1-1 1,-1 1 0,1 0 0,-1 0 0,1 0-1,-1 0 1,1 1 0,-1-1 0,1 0-1,0 0 1,-1 0 0,1 0 0,-1 0 0,1 1-1,0-1 1,-1 0 0,1 0 0,-1 0 0,1 1-1,0-1 1,-1 0 0,1 1 0,0-1 0,-1 0-1,1 1-4,-139 42 29,94-26-42,-360 141-125,394-154 149,8-2 3,-1 0 0,0 0 0,1-1 0,-1 1 0,0-1-1,0 0 1,0 0 0,0 0 0,0-1 0,0 0 0,0 0 0,0 0 0,-1 0-14,4 0 2,1 0 1,-1-1-1,1 1 1,-1-1-1,1 1 1,-1 0-1,1-1 1,0 1-1,-1-1 0,1 1 1,0-1-1,-1 1 1,1-1-1,0 1 1,0-1-1,-1 1 1,1-1-1,0 0 1,0 1-1,0-1 1,0 1-1,0-1 1,0 1-1,0-1 1,0 0-1,0 1 1,0-1-1,0 1 1,0-1-1,0 0 1,1 1-1,-1-1 1,0 1-1,0-1 1,0 1-1,1-1 1,-1 1-1,0-1 0,1 0-1,-1 1-2,8-19-79,1 1 0,0 0 0,1 1 0,1 0 0,0 0 0,1 1 0,1 1 0,1 0 0,3-2 80,172-146-1462,-177 152 1390,4-2 93,0 0 0,-1-1 0,-1-1 1,0 0-1,-1-1 0,0-1 0,-2 0 0,0-1 0,-1 0 1,0 0-1,-2-1 0,0 0 0,-1-1-21,-6 13 43,0-1 0,-1 1 0,1-1 0,-2 2 0,1-2 0,-1 1 0,0-1 0,-1 1 0,1 0 0,-2-1 0,1 1 0,-1 0 0,0 0 0,0 1 0,-1-1-1,0 1 1,0-1 0,0 1 0,-1 0 0,0 1 0,0-1 0,-1 1 0,1 0 0,-7-4-43,0 0-16,0 1-1,-1 0 0,0 1 1,0 0-1,-1 1 1,0 1-1,0 0 0,0 1 1,-1 0-1,1 1 1,-1 1-1,-6 0 17,6 0 9,-1 1 1,1 1-1,0 1 1,-1 0-1,1 1 1,0 0-1,0 1 1,0 1-1,0 1 0,0 0 1,1 1-1,0 0 1,-1 1-10,12-4-11,0-1 0,0 0 0,0 0 0,1 1 0,-1 0 1,1-1-1,-1 1 0,1 0 0,0 0 0,0 0 0,0 1 0,0-1 0,1 0 1,0 1-1,-1-1 0,1 1 0,0 0 0,1-1 0,-1 1 0,0 0 1,1-1-1,0 1 0,0 0 0,0-1 0,1 1 0,-1 0 0,1 0 11,43 143-474,-44-144 477,0 1-13,1-1 1,-1 1-1,1 0 1,-1 0-1,1 0 1,0 0-1,1-1 0,-1 1 1,0 0-1,1-1 1,0 1-1,0-1 1,0 0-1,1 0 1,-1 1-1,1-1 1,-1-1-1,1 1 0,0 0 1,0-1-1,1 1 10,139 45-64,-36 30-949,-82-70 1001,2-1-1,-1-1 1,1-1-1,-1-2 1,1 0-1,0-2 1,0-1-1,0-1 1,18-3 12,69 1-123,18 18-1092,-50 16-2796,-46-12 2502,-1 1 693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C4A99-8C52-4362-B317-E9C2F5513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6</Pages>
  <Words>673</Words>
  <Characters>3842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kovalev alex</cp:lastModifiedBy>
  <cp:revision>9</cp:revision>
  <dcterms:created xsi:type="dcterms:W3CDTF">2022-03-18T07:17:00Z</dcterms:created>
  <dcterms:modified xsi:type="dcterms:W3CDTF">2025-03-27T21:32:00Z</dcterms:modified>
</cp:coreProperties>
</file>